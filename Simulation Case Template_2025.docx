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8A18" w14:textId="2C47F8FF" w:rsidR="007B1CCE" w:rsidRPr="0003381E" w:rsidRDefault="0003381E">
      <w:pPr>
        <w:rPr>
          <w:b/>
          <w:bCs/>
          <w:sz w:val="22"/>
          <w:szCs w:val="22"/>
        </w:rPr>
      </w:pPr>
      <w:r w:rsidRPr="0003381E">
        <w:rPr>
          <w:b/>
          <w:bCs/>
          <w:sz w:val="22"/>
          <w:szCs w:val="22"/>
        </w:rPr>
        <w:t>SECTION 1: CASE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03381E" w:rsidRPr="0003381E" w14:paraId="7BF1D3EB" w14:textId="77777777" w:rsidTr="5E07DB4A">
        <w:tc>
          <w:tcPr>
            <w:tcW w:w="10790" w:type="dxa"/>
            <w:gridSpan w:val="2"/>
            <w:shd w:val="clear" w:color="auto" w:fill="DAE9F7" w:themeFill="text2" w:themeFillTint="1A"/>
          </w:tcPr>
          <w:p w14:paraId="43645A87" w14:textId="6C8D6F49" w:rsidR="0003381E" w:rsidRPr="0003381E" w:rsidRDefault="00000000" w:rsidP="00607EFD">
            <w:pPr>
              <w:jc w:val="center"/>
              <w:rPr>
                <w:rFonts w:cs="Calibri"/>
                <w:b/>
                <w:bCs/>
              </w:rPr>
            </w:pPr>
            <w:sdt>
              <w:sdtPr>
                <w:rPr>
                  <w:rFonts w:cs="Calibri"/>
                  <w:b/>
                  <w:bCs/>
                  <w:sz w:val="32"/>
                  <w:szCs w:val="32"/>
                </w:rPr>
                <w:alias w:val="Case Name"/>
                <w:tag w:val="Case Name"/>
                <w:id w:val="-756517752"/>
                <w:placeholder>
                  <w:docPart w:val="1AB4ABDB287445EBA268DB616639656E"/>
                </w:placeholder>
                <w:dataBinding w:prefixMappings="" w:xpath="/root[1]/CaseName[1]" w:storeItemID="{095B2524-5F54-46AF-9C4B-2D393B5607E0}"/>
                <w:text/>
              </w:sdtPr>
              <w:sdtContent>
                <w:r w:rsidR="00607EFD">
                  <w:rPr>
                    <w:rFonts w:cs="Calibri"/>
                    <w:b/>
                    <w:bCs/>
                    <w:sz w:val="32"/>
                    <w:szCs w:val="32"/>
                  </w:rPr>
                  <w:t>{{case_name}}</w:t>
                </w:r>
              </w:sdtContent>
            </w:sdt>
          </w:p>
        </w:tc>
      </w:tr>
      <w:tr w:rsidR="0003381E" w:rsidRPr="0003381E" w14:paraId="676B314B" w14:textId="77777777" w:rsidTr="5E07DB4A">
        <w:tc>
          <w:tcPr>
            <w:tcW w:w="2605" w:type="dxa"/>
          </w:tcPr>
          <w:p w14:paraId="075BC746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Keywords</w:t>
            </w:r>
          </w:p>
        </w:tc>
        <w:tc>
          <w:tcPr>
            <w:tcW w:w="8185" w:type="dxa"/>
          </w:tcPr>
          <w:p w14:paraId="66F8874B" w14:textId="1057ADC2" w:rsidR="0003381E" w:rsidRPr="0003381E" w:rsidRDefault="7FEA5BD2" w:rsidP="00CF7C87">
            <w:pPr>
              <w:rPr>
                <w:rFonts w:cs="Calibri"/>
              </w:rPr>
            </w:pPr>
            <w:r w:rsidRPr="5E07DB4A">
              <w:rPr>
                <w:rFonts w:cs="Calibri"/>
              </w:rPr>
              <w:t>{{key_words}}</w:t>
            </w:r>
          </w:p>
        </w:tc>
      </w:tr>
      <w:tr w:rsidR="0003381E" w:rsidRPr="0003381E" w14:paraId="4B8BAF31" w14:textId="77777777" w:rsidTr="5E07DB4A">
        <w:tc>
          <w:tcPr>
            <w:tcW w:w="2605" w:type="dxa"/>
          </w:tcPr>
          <w:p w14:paraId="164EFD6A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Case Summary</w:t>
            </w:r>
          </w:p>
        </w:tc>
        <w:tc>
          <w:tcPr>
            <w:tcW w:w="8185" w:type="dxa"/>
          </w:tcPr>
          <w:p w14:paraId="6F5C85F3" w14:textId="18D5514E" w:rsidR="0003381E" w:rsidRPr="0003381E" w:rsidRDefault="0563BD90" w:rsidP="00CF7C87">
            <w:pPr>
              <w:rPr>
                <w:rFonts w:cs="Calibri"/>
              </w:rPr>
            </w:pPr>
            <w:r w:rsidRPr="5E07DB4A">
              <w:rPr>
                <w:rFonts w:cs="Calibri"/>
              </w:rPr>
              <w:t>{{case_summary}}</w:t>
            </w:r>
          </w:p>
        </w:tc>
      </w:tr>
    </w:tbl>
    <w:p w14:paraId="2FE3709F" w14:textId="067F259A" w:rsidR="0003381E" w:rsidRDefault="0003381E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7F5AE1" w:rsidRPr="0003381E" w14:paraId="291F87EE" w14:textId="77777777" w:rsidTr="007F5AE1">
        <w:tc>
          <w:tcPr>
            <w:tcW w:w="10790" w:type="dxa"/>
            <w:gridSpan w:val="5"/>
            <w:shd w:val="clear" w:color="auto" w:fill="DAE9F7"/>
          </w:tcPr>
          <w:p w14:paraId="425DF227" w14:textId="394B7624" w:rsidR="007F5AE1" w:rsidRPr="0003381E" w:rsidRDefault="00AD5812" w:rsidP="00CF7C87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Case Identifiers</w:t>
            </w:r>
          </w:p>
        </w:tc>
      </w:tr>
      <w:tr w:rsidR="007F5AE1" w14:paraId="54DED723" w14:textId="77777777" w:rsidTr="007F5AE1">
        <w:tc>
          <w:tcPr>
            <w:tcW w:w="2158" w:type="dxa"/>
            <w:shd w:val="clear" w:color="auto" w:fill="DAE9F7"/>
          </w:tcPr>
          <w:p w14:paraId="6905E060" w14:textId="312ECD9F" w:rsidR="007F5AE1" w:rsidRDefault="007F5AE1" w:rsidP="007F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Age</w:t>
            </w:r>
          </w:p>
        </w:tc>
        <w:tc>
          <w:tcPr>
            <w:tcW w:w="2158" w:type="dxa"/>
            <w:shd w:val="clear" w:color="auto" w:fill="DAE9F7"/>
          </w:tcPr>
          <w:p w14:paraId="217DC015" w14:textId="4F2E7CC7" w:rsidR="007F5AE1" w:rsidRDefault="007F5AE1" w:rsidP="007F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2158" w:type="dxa"/>
            <w:shd w:val="clear" w:color="auto" w:fill="DAE9F7"/>
          </w:tcPr>
          <w:p w14:paraId="703EAD1C" w14:textId="49F11031" w:rsidR="007F5AE1" w:rsidRDefault="007F5AE1" w:rsidP="007F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Demographics</w:t>
            </w:r>
          </w:p>
        </w:tc>
        <w:tc>
          <w:tcPr>
            <w:tcW w:w="2158" w:type="dxa"/>
            <w:shd w:val="clear" w:color="auto" w:fill="DAE9F7"/>
          </w:tcPr>
          <w:p w14:paraId="2F83EFF4" w14:textId="2A58D6C5" w:rsidR="007F5AE1" w:rsidRDefault="007F5AE1" w:rsidP="007F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 System</w:t>
            </w:r>
          </w:p>
        </w:tc>
        <w:tc>
          <w:tcPr>
            <w:tcW w:w="2158" w:type="dxa"/>
            <w:shd w:val="clear" w:color="auto" w:fill="DAE9F7"/>
          </w:tcPr>
          <w:p w14:paraId="739922F4" w14:textId="5C8F0B69" w:rsidR="007F5AE1" w:rsidRDefault="007F5AE1" w:rsidP="007F5A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Procedures</w:t>
            </w:r>
          </w:p>
        </w:tc>
      </w:tr>
      <w:tr w:rsidR="007F5AE1" w14:paraId="721CDE19" w14:textId="77777777" w:rsidTr="008F2974">
        <w:trPr>
          <w:trHeight w:val="864"/>
        </w:trPr>
        <w:sdt>
          <w:sdtPr>
            <w:alias w:val="Patient Age"/>
            <w:tag w:val="Patient Age"/>
            <w:id w:val="62853439"/>
            <w:lock w:val="sdtLocked"/>
            <w:placeholder>
              <w:docPart w:val="2D2555E5167342558A34A37846EEA2F3"/>
            </w:placeholder>
            <w:comboBox>
              <w:listItem w:displayText="Neonatal (&lt; 2 mo)" w:value="Neonatal (&lt; 2 mo)"/>
              <w:listItem w:displayText="Infant (2-12 mo)" w:value="Infant (2-12 mo)"/>
              <w:listItem w:displayText="Pediatric (1-17 yo)" w:value="Pediatric (1-17 yo)"/>
              <w:listItem w:displayText="Adult (18-65 yo)" w:value="Adult (18-65 yo)"/>
              <w:listItem w:displayText="Geriatric (&gt;65 yo)" w:value="Geriatric (&gt;65 yo)"/>
            </w:comboBox>
          </w:sdtPr>
          <w:sdtContent>
            <w:tc>
              <w:tcPr>
                <w:tcW w:w="2158" w:type="dxa"/>
                <w:vAlign w:val="center"/>
              </w:tcPr>
              <w:p w14:paraId="07FAA50F" w14:textId="39F1BA68" w:rsidR="007F5AE1" w:rsidRPr="007F5AE1" w:rsidRDefault="00A27DD9" w:rsidP="007F5AE1">
                <w:pPr>
                  <w:jc w:val="center"/>
                </w:pPr>
                <w:r>
                  <w:t>{{age}}</w:t>
                </w:r>
              </w:p>
            </w:tc>
          </w:sdtContent>
        </w:sdt>
        <w:sdt>
          <w:sdtPr>
            <w:alias w:val="Setting"/>
            <w:tag w:val="Setting"/>
            <w:id w:val="-182365340"/>
            <w:lock w:val="sdtLocked"/>
            <w:placeholder>
              <w:docPart w:val="2647DBF0873A47D686922BDFB28121BF"/>
            </w:placeholder>
            <w:comboBox>
              <w:listItem w:value="Choose an item."/>
              <w:listItem w:displayText="Emergency Department" w:value="Emergency Department"/>
              <w:listItem w:displayText="Inpatient" w:value="Inpatient"/>
              <w:listItem w:displayText="Intensive Care Unit" w:value="Intensive Care Unit"/>
              <w:listItem w:displayText="Operating Room" w:value="Operating Room"/>
              <w:listItem w:displayText="Ambulatory Clinic" w:value="Ambulatory Clinic"/>
              <w:listItem w:displayText="Other" w:value="Other"/>
            </w:comboBox>
          </w:sdtPr>
          <w:sdtContent>
            <w:tc>
              <w:tcPr>
                <w:tcW w:w="2158" w:type="dxa"/>
                <w:vAlign w:val="center"/>
              </w:tcPr>
              <w:p w14:paraId="359AD889" w14:textId="2AEA3009" w:rsidR="007F5AE1" w:rsidRPr="007F5AE1" w:rsidRDefault="00A27DD9" w:rsidP="007F5AE1">
                <w:pPr>
                  <w:jc w:val="center"/>
                </w:pPr>
                <w:r>
                  <w:t>{{setting}}</w:t>
                </w:r>
              </w:p>
            </w:tc>
          </w:sdtContent>
        </w:sdt>
        <w:sdt>
          <w:sdtPr>
            <w:alias w:val="Demographics"/>
            <w:tag w:val="Demographics"/>
            <w:id w:val="-989240990"/>
            <w:lock w:val="sdtLocked"/>
            <w:placeholder>
              <w:docPart w:val="D0A236B92F0347239CE94E02E86491B8"/>
            </w:placeholder>
            <w:comboBox>
              <w:listItem w:value="Choose an item."/>
              <w:listItem w:displayText="Medical" w:value="Medical"/>
              <w:listItem w:displayText="Trauma" w:value="Trauma"/>
              <w:listItem w:displayText="Surgical" w:value="Surgical"/>
              <w:listItem w:displayText="Pregnant" w:value="Pregnant"/>
              <w:listItem w:displayText="ECMO" w:value="ECMO"/>
              <w:listItem w:displayText="Other" w:value="Other"/>
            </w:comboBox>
          </w:sdtPr>
          <w:sdtContent>
            <w:tc>
              <w:tcPr>
                <w:tcW w:w="2158" w:type="dxa"/>
                <w:vAlign w:val="center"/>
              </w:tcPr>
              <w:p w14:paraId="1071E06E" w14:textId="6AEDB6C2" w:rsidR="007F5AE1" w:rsidRPr="007F5AE1" w:rsidRDefault="00C27BE9" w:rsidP="007F5AE1">
                <w:pPr>
                  <w:jc w:val="center"/>
                </w:pPr>
                <w:r>
                  <w:t>{</w:t>
                </w:r>
                <w:r w:rsidR="00AB6F8A">
                  <w:t>{</w:t>
                </w:r>
                <w:r>
                  <w:t>d</w:t>
                </w:r>
                <w:r w:rsidR="00AB5952">
                  <w:t>emographics}</w:t>
                </w:r>
                <w:r w:rsidR="00AB6F8A">
                  <w:t>}</w:t>
                </w:r>
              </w:p>
            </w:tc>
          </w:sdtContent>
        </w:sdt>
        <w:sdt>
          <w:sdtPr>
            <w:alias w:val="Organ System"/>
            <w:tag w:val="Organ System"/>
            <w:id w:val="-41209981"/>
            <w:lock w:val="sdtLocked"/>
            <w:placeholder>
              <w:docPart w:val="99BBA4F8D8A14B1987AFC21458967F06"/>
            </w:placeholder>
            <w:comboBox>
              <w:listItem w:value="Choose an item."/>
              <w:listItem w:displayText="Cardiac" w:value="Cardiac"/>
              <w:listItem w:displayText="Endocrine" w:value="Endocrine"/>
              <w:listItem w:displayText="Environmental" w:value="Environmental"/>
              <w:listItem w:displayText="Gastrointestinal" w:value="Gastrointestinal"/>
              <w:listItem w:displayText="Hematology and Oncology" w:value="Hematology and Oncology"/>
              <w:listItem w:displayText="Infectious Disease" w:value="Infectious Disease"/>
              <w:listItem w:displayText="Neurology" w:value="Neurology"/>
              <w:listItem w:displayText="OB/GYN" w:value="OB/GYN"/>
              <w:listItem w:displayText="Psychiatry" w:value="Psychiatry"/>
              <w:listItem w:displayText="Renal and Urogenital" w:value="Renal and Urogenital"/>
              <w:listItem w:displayText="Respiratory" w:value="Respiratory"/>
              <w:listItem w:displayText="Toxicology" w:value="Toxicology"/>
              <w:listItem w:displayText="Trauma" w:value="Trauma"/>
              <w:listItem w:displayText="Vascular" w:value="Vascular"/>
              <w:listItem w:displayText="Other" w:value="Other"/>
            </w:comboBox>
          </w:sdtPr>
          <w:sdtContent>
            <w:tc>
              <w:tcPr>
                <w:tcW w:w="2158" w:type="dxa"/>
                <w:vAlign w:val="center"/>
              </w:tcPr>
              <w:p w14:paraId="7BBB9B92" w14:textId="7698EF52" w:rsidR="007F5AE1" w:rsidRPr="007F5AE1" w:rsidRDefault="005309CA" w:rsidP="007F5AE1">
                <w:pPr>
                  <w:jc w:val="center"/>
                </w:pPr>
                <w:r>
                  <w:t>{</w:t>
                </w:r>
                <w:r w:rsidR="00AB6F8A">
                  <w:t>{</w:t>
                </w:r>
                <w:r>
                  <w:t>organ_system</w:t>
                </w:r>
                <w:r w:rsidR="00AB6F8A">
                  <w:t>}</w:t>
                </w:r>
                <w:r>
                  <w:t>}</w:t>
                </w:r>
              </w:p>
            </w:tc>
          </w:sdtContent>
        </w:sdt>
        <w:tc>
          <w:tcPr>
            <w:tcW w:w="2158" w:type="dxa"/>
            <w:vAlign w:val="center"/>
          </w:tcPr>
          <w:p w14:paraId="674C3868" w14:textId="2D16D1F8" w:rsidR="007F5AE1" w:rsidRPr="007F5AE1" w:rsidRDefault="00A27DD9" w:rsidP="008F2974">
            <w:r>
              <w:t>{{procedures}}</w:t>
            </w:r>
          </w:p>
        </w:tc>
      </w:tr>
    </w:tbl>
    <w:p w14:paraId="667ECFEE" w14:textId="77777777" w:rsidR="007F5AE1" w:rsidRDefault="007F5AE1" w:rsidP="007F5AE1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03381E" w:rsidRPr="0003381E" w14:paraId="5FB74B19" w14:textId="77777777" w:rsidTr="00CF7C87">
        <w:tc>
          <w:tcPr>
            <w:tcW w:w="10790" w:type="dxa"/>
            <w:gridSpan w:val="2"/>
            <w:shd w:val="clear" w:color="auto" w:fill="DAE9F7" w:themeFill="text2" w:themeFillTint="1A"/>
          </w:tcPr>
          <w:p w14:paraId="3BFC78E9" w14:textId="77777777" w:rsidR="0003381E" w:rsidRPr="0003381E" w:rsidRDefault="0003381E" w:rsidP="00CF7C87">
            <w:pPr>
              <w:jc w:val="center"/>
              <w:rPr>
                <w:rFonts w:cs="Calibri"/>
                <w:b/>
                <w:bCs/>
              </w:rPr>
            </w:pPr>
            <w:r w:rsidRPr="0003381E">
              <w:rPr>
                <w:rFonts w:cs="Calibri"/>
                <w:b/>
                <w:bCs/>
              </w:rPr>
              <w:t>Goals and Objectives</w:t>
            </w:r>
          </w:p>
        </w:tc>
      </w:tr>
      <w:tr w:rsidR="0003381E" w:rsidRPr="0003381E" w14:paraId="020E3AFC" w14:textId="77777777" w:rsidTr="00CF7C87">
        <w:tc>
          <w:tcPr>
            <w:tcW w:w="2605" w:type="dxa"/>
          </w:tcPr>
          <w:p w14:paraId="15C8F0BA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Educational Objectives</w:t>
            </w:r>
          </w:p>
        </w:tc>
        <w:tc>
          <w:tcPr>
            <w:tcW w:w="8185" w:type="dxa"/>
          </w:tcPr>
          <w:p w14:paraId="58C7BF99" w14:textId="70959C71" w:rsidR="0003381E" w:rsidRPr="00A27DD9" w:rsidRDefault="00A27DD9" w:rsidP="00A27DD9">
            <w:pPr>
              <w:rPr>
                <w:rFonts w:cs="Calibri"/>
              </w:rPr>
            </w:pPr>
            <w:r>
              <w:rPr>
                <w:rFonts w:cs="Calibri"/>
              </w:rPr>
              <w:t>{{ed_objectives}}</w:t>
            </w:r>
          </w:p>
        </w:tc>
      </w:tr>
    </w:tbl>
    <w:p w14:paraId="7E271278" w14:textId="77777777" w:rsidR="0003381E" w:rsidRPr="0003381E" w:rsidRDefault="0003381E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03381E" w:rsidRPr="0003381E" w14:paraId="53ED31DE" w14:textId="77777777" w:rsidTr="00CF7C87">
        <w:tc>
          <w:tcPr>
            <w:tcW w:w="10790" w:type="dxa"/>
            <w:gridSpan w:val="2"/>
            <w:shd w:val="clear" w:color="auto" w:fill="DAE9F7" w:themeFill="text2" w:themeFillTint="1A"/>
          </w:tcPr>
          <w:p w14:paraId="475646F6" w14:textId="77777777" w:rsidR="0003381E" w:rsidRPr="0003381E" w:rsidRDefault="0003381E" w:rsidP="00CF7C87">
            <w:pPr>
              <w:jc w:val="center"/>
              <w:rPr>
                <w:rFonts w:cs="Calibri"/>
                <w:b/>
                <w:bCs/>
              </w:rPr>
            </w:pPr>
            <w:r w:rsidRPr="0003381E">
              <w:rPr>
                <w:rFonts w:cs="Calibri"/>
                <w:b/>
                <w:bCs/>
              </w:rPr>
              <w:t>Learners, Setting and Personnel</w:t>
            </w:r>
          </w:p>
        </w:tc>
      </w:tr>
      <w:tr w:rsidR="0003381E" w:rsidRPr="0003381E" w14:paraId="12F04FE8" w14:textId="77777777" w:rsidTr="00CF7C87">
        <w:tc>
          <w:tcPr>
            <w:tcW w:w="2605" w:type="dxa"/>
          </w:tcPr>
          <w:p w14:paraId="4D9EFE12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Target Learners</w:t>
            </w:r>
          </w:p>
        </w:tc>
        <w:tc>
          <w:tcPr>
            <w:tcW w:w="8185" w:type="dxa"/>
          </w:tcPr>
          <w:p w14:paraId="6785CC02" w14:textId="2C84CF9E" w:rsidR="0003381E" w:rsidRPr="0003381E" w:rsidRDefault="00807A6C" w:rsidP="00CF7C87">
            <w:pPr>
              <w:rPr>
                <w:rFonts w:cs="Calibri"/>
              </w:rPr>
            </w:pPr>
            <w:r>
              <w:rPr>
                <w:rFonts w:cs="Calibri"/>
              </w:rPr>
              <w:t>{{target_learner}}</w:t>
            </w:r>
          </w:p>
        </w:tc>
      </w:tr>
      <w:tr w:rsidR="0003381E" w:rsidRPr="0003381E" w14:paraId="5D729486" w14:textId="77777777" w:rsidTr="00CF7C87">
        <w:tc>
          <w:tcPr>
            <w:tcW w:w="2605" w:type="dxa"/>
          </w:tcPr>
          <w:p w14:paraId="28362F54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Location</w:t>
            </w:r>
          </w:p>
        </w:tc>
        <w:tc>
          <w:tcPr>
            <w:tcW w:w="8185" w:type="dxa"/>
          </w:tcPr>
          <w:p w14:paraId="41C27E42" w14:textId="3F0041E3" w:rsidR="0003381E" w:rsidRPr="0003381E" w:rsidRDefault="00807A6C" w:rsidP="00CF7C87">
            <w:pPr>
              <w:rPr>
                <w:rFonts w:cs="Calibri"/>
              </w:rPr>
            </w:pPr>
            <w:r>
              <w:rPr>
                <w:rFonts w:cs="Calibri"/>
              </w:rPr>
              <w:t>{{location}}</w:t>
            </w:r>
          </w:p>
        </w:tc>
      </w:tr>
      <w:tr w:rsidR="0003381E" w:rsidRPr="0003381E" w14:paraId="7121F3E5" w14:textId="77777777" w:rsidTr="00CF7C87">
        <w:tc>
          <w:tcPr>
            <w:tcW w:w="2605" w:type="dxa"/>
          </w:tcPr>
          <w:p w14:paraId="0FB8BDC3" w14:textId="77777777" w:rsidR="0003381E" w:rsidRPr="0003381E" w:rsidRDefault="0003381E" w:rsidP="00CF7C87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Number of Staff/Roles</w:t>
            </w:r>
          </w:p>
        </w:tc>
        <w:tc>
          <w:tcPr>
            <w:tcW w:w="8185" w:type="dxa"/>
          </w:tcPr>
          <w:p w14:paraId="3D549697" w14:textId="6CD3D117" w:rsidR="0003381E" w:rsidRPr="0003381E" w:rsidRDefault="00807A6C" w:rsidP="00CF7C87">
            <w:pPr>
              <w:rPr>
                <w:rFonts w:cs="Calibri"/>
              </w:rPr>
            </w:pPr>
            <w:r>
              <w:rPr>
                <w:rFonts w:cs="Calibri"/>
              </w:rPr>
              <w:t>{{staff}}</w:t>
            </w:r>
          </w:p>
        </w:tc>
      </w:tr>
    </w:tbl>
    <w:p w14:paraId="2DD79754" w14:textId="77777777" w:rsidR="0003381E" w:rsidRPr="0003381E" w:rsidRDefault="0003381E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03381E" w:rsidRPr="0003381E" w14:paraId="0E632266" w14:textId="77777777" w:rsidTr="00CF7C87">
        <w:tc>
          <w:tcPr>
            <w:tcW w:w="10790" w:type="dxa"/>
            <w:gridSpan w:val="2"/>
            <w:shd w:val="clear" w:color="auto" w:fill="DAE9F7" w:themeFill="text2" w:themeFillTint="1A"/>
          </w:tcPr>
          <w:p w14:paraId="32875F63" w14:textId="77777777" w:rsidR="0003381E" w:rsidRPr="0003381E" w:rsidRDefault="0003381E" w:rsidP="00CF7C87">
            <w:pPr>
              <w:jc w:val="center"/>
              <w:rPr>
                <w:rFonts w:cs="Calibri"/>
                <w:b/>
                <w:bCs/>
              </w:rPr>
            </w:pPr>
            <w:r w:rsidRPr="0003381E">
              <w:rPr>
                <w:rFonts w:cs="Calibri"/>
                <w:b/>
                <w:bCs/>
              </w:rPr>
              <w:t>Scenario Development</w:t>
            </w:r>
          </w:p>
        </w:tc>
      </w:tr>
      <w:tr w:rsidR="00A0728D" w:rsidRPr="0003381E" w14:paraId="534F8D38" w14:textId="77777777" w:rsidTr="00CF7C87">
        <w:tc>
          <w:tcPr>
            <w:tcW w:w="2605" w:type="dxa"/>
          </w:tcPr>
          <w:p w14:paraId="0C2B56D5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Date of Development</w:t>
            </w:r>
          </w:p>
        </w:tc>
        <w:tc>
          <w:tcPr>
            <w:tcW w:w="8185" w:type="dxa"/>
          </w:tcPr>
          <w:p w14:paraId="75AEF08F" w14:textId="5569DC26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{{date_developed}}</w:t>
            </w:r>
          </w:p>
        </w:tc>
      </w:tr>
      <w:tr w:rsidR="00A0728D" w:rsidRPr="0003381E" w14:paraId="5D56666D" w14:textId="77777777" w:rsidTr="00CF7C87">
        <w:tc>
          <w:tcPr>
            <w:tcW w:w="2605" w:type="dxa"/>
          </w:tcPr>
          <w:p w14:paraId="2DE96D25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Scenario Developer</w:t>
            </w:r>
          </w:p>
        </w:tc>
        <w:tc>
          <w:tcPr>
            <w:tcW w:w="8185" w:type="dxa"/>
          </w:tcPr>
          <w:p w14:paraId="6F0CE913" w14:textId="14804842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{{developer}}</w:t>
            </w:r>
          </w:p>
        </w:tc>
      </w:tr>
      <w:tr w:rsidR="00A0728D" w:rsidRPr="0003381E" w14:paraId="4BB733F2" w14:textId="77777777" w:rsidTr="00CF7C87">
        <w:tc>
          <w:tcPr>
            <w:tcW w:w="2605" w:type="dxa"/>
          </w:tcPr>
          <w:p w14:paraId="56A44C6C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Institutional Affiliation</w:t>
            </w:r>
          </w:p>
        </w:tc>
        <w:tc>
          <w:tcPr>
            <w:tcW w:w="8185" w:type="dxa"/>
          </w:tcPr>
          <w:p w14:paraId="7814A97E" w14:textId="389F2611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{{affiliation}}</w:t>
            </w:r>
          </w:p>
        </w:tc>
      </w:tr>
      <w:tr w:rsidR="00A0728D" w:rsidRPr="0003381E" w14:paraId="60D1C4DF" w14:textId="77777777" w:rsidTr="00CF7C87">
        <w:tc>
          <w:tcPr>
            <w:tcW w:w="2605" w:type="dxa"/>
          </w:tcPr>
          <w:p w14:paraId="4E50976A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Last Revision Date</w:t>
            </w:r>
          </w:p>
        </w:tc>
        <w:tc>
          <w:tcPr>
            <w:tcW w:w="8185" w:type="dxa"/>
          </w:tcPr>
          <w:p w14:paraId="04CDA8CF" w14:textId="5F0242A5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{{revision_date}}</w:t>
            </w:r>
          </w:p>
        </w:tc>
      </w:tr>
      <w:tr w:rsidR="00A0728D" w:rsidRPr="0003381E" w14:paraId="3C15B256" w14:textId="77777777" w:rsidTr="00CF7C87">
        <w:tc>
          <w:tcPr>
            <w:tcW w:w="2605" w:type="dxa"/>
          </w:tcPr>
          <w:p w14:paraId="6A7A7746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Revised By</w:t>
            </w:r>
          </w:p>
        </w:tc>
        <w:tc>
          <w:tcPr>
            <w:tcW w:w="8185" w:type="dxa"/>
          </w:tcPr>
          <w:p w14:paraId="773EB794" w14:textId="6DA4F752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{{revised_by}}</w:t>
            </w:r>
          </w:p>
        </w:tc>
      </w:tr>
      <w:tr w:rsidR="00A0728D" w:rsidRPr="0003381E" w14:paraId="6F4671CA" w14:textId="77777777" w:rsidTr="00CF7C87">
        <w:tc>
          <w:tcPr>
            <w:tcW w:w="2605" w:type="dxa"/>
          </w:tcPr>
          <w:p w14:paraId="2767539A" w14:textId="77777777" w:rsidR="00A0728D" w:rsidRPr="0003381E" w:rsidRDefault="00A0728D" w:rsidP="00A0728D">
            <w:pPr>
              <w:jc w:val="center"/>
              <w:rPr>
                <w:rFonts w:cs="Calibri"/>
              </w:rPr>
            </w:pPr>
            <w:r w:rsidRPr="0003381E">
              <w:rPr>
                <w:rFonts w:cs="Calibri"/>
              </w:rPr>
              <w:t>Link to Original Case</w:t>
            </w:r>
          </w:p>
        </w:tc>
        <w:tc>
          <w:tcPr>
            <w:tcW w:w="8185" w:type="dxa"/>
          </w:tcPr>
          <w:p w14:paraId="41FF03ED" w14:textId="6A5D3187" w:rsidR="00A0728D" w:rsidRPr="0003381E" w:rsidRDefault="00A0728D" w:rsidP="00A0728D">
            <w:pPr>
              <w:rPr>
                <w:rFonts w:cs="Calibri"/>
              </w:rPr>
            </w:pPr>
            <w:r w:rsidRPr="00024219">
              <w:rPr>
                <w:rFonts w:cs="Calibri"/>
              </w:rPr>
              <w:t>{{case_link}}</w:t>
            </w:r>
          </w:p>
        </w:tc>
      </w:tr>
    </w:tbl>
    <w:p w14:paraId="654BE8CB" w14:textId="77777777" w:rsidR="00D023FA" w:rsidRDefault="00D023FA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85175" w:rsidRPr="00D023FA" w14:paraId="476170AE" w14:textId="77777777" w:rsidTr="6701E767">
        <w:tc>
          <w:tcPr>
            <w:tcW w:w="10790" w:type="dxa"/>
            <w:shd w:val="clear" w:color="auto" w:fill="DAE9F7" w:themeFill="text2" w:themeFillTint="1A"/>
          </w:tcPr>
          <w:p w14:paraId="01196C6E" w14:textId="51B1565E" w:rsidR="00985175" w:rsidRPr="00D023FA" w:rsidRDefault="00985175" w:rsidP="00CF7C87">
            <w:pPr>
              <w:rPr>
                <w:rFonts w:cs="Calibri"/>
                <w:b/>
                <w:bCs/>
              </w:rPr>
            </w:pPr>
            <w:r w:rsidRPr="6701E767">
              <w:rPr>
                <w:rFonts w:cs="Calibri"/>
                <w:b/>
                <w:bCs/>
              </w:rPr>
              <w:t>Clinical Vignette: To Read Aloud at Beginning of Case</w:t>
            </w:r>
          </w:p>
        </w:tc>
      </w:tr>
      <w:tr w:rsidR="00985175" w:rsidRPr="00D023FA" w14:paraId="4D74979F" w14:textId="77777777" w:rsidTr="6701E767">
        <w:tc>
          <w:tcPr>
            <w:tcW w:w="10790" w:type="dxa"/>
          </w:tcPr>
          <w:p w14:paraId="002CB050" w14:textId="741B3184" w:rsidR="00985175" w:rsidRPr="00D023FA" w:rsidRDefault="00985175" w:rsidP="00CF7C87">
            <w:pPr>
              <w:rPr>
                <w:rFonts w:cs="Calibri"/>
              </w:rPr>
            </w:pPr>
            <w:r w:rsidRPr="00D023FA">
              <w:rPr>
                <w:rFonts w:cs="Calibri"/>
              </w:rPr>
              <w:t>Present to the learners prior to the case</w:t>
            </w:r>
            <w:r w:rsidR="00E07853">
              <w:rPr>
                <w:rFonts w:cs="Calibri"/>
              </w:rPr>
              <w:t xml:space="preserve"> {{vignette}}</w:t>
            </w:r>
          </w:p>
        </w:tc>
      </w:tr>
    </w:tbl>
    <w:p w14:paraId="3175594B" w14:textId="77777777" w:rsidR="00985175" w:rsidRDefault="00985175">
      <w:pPr>
        <w:rPr>
          <w:b/>
          <w:bCs/>
          <w:sz w:val="22"/>
          <w:szCs w:val="22"/>
        </w:rPr>
        <w:sectPr w:rsidR="00985175" w:rsidSect="00A1652D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2D717B5E" w14:textId="4F4CC7A5" w:rsidR="00A1652D" w:rsidRPr="00D023FA" w:rsidRDefault="00A1652D" w:rsidP="00A1652D">
      <w:pPr>
        <w:rPr>
          <w:rFonts w:cs="Calibri"/>
          <w:b/>
          <w:bCs/>
          <w:sz w:val="22"/>
          <w:szCs w:val="22"/>
        </w:rPr>
      </w:pPr>
      <w:r w:rsidRPr="00D023FA">
        <w:rPr>
          <w:rFonts w:cs="Calibri"/>
          <w:b/>
          <w:bCs/>
          <w:sz w:val="22"/>
          <w:szCs w:val="22"/>
        </w:rPr>
        <w:lastRenderedPageBreak/>
        <w:t>SECTION 2: EQUIPMENT AND MATERIALS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691"/>
      </w:tblGrid>
      <w:tr w:rsidR="0076394D" w:rsidRPr="00D023FA" w14:paraId="66867E79" w14:textId="77777777" w:rsidTr="6701E767">
        <w:trPr>
          <w:jc w:val="center"/>
        </w:trPr>
        <w:tc>
          <w:tcPr>
            <w:tcW w:w="3385" w:type="dxa"/>
            <w:shd w:val="clear" w:color="auto" w:fill="DAE9F7" w:themeFill="text2" w:themeFillTint="1A"/>
          </w:tcPr>
          <w:p w14:paraId="254A376E" w14:textId="5C53F462" w:rsidR="0076394D" w:rsidRPr="00D023FA" w:rsidRDefault="018AA05D" w:rsidP="00CF7C87">
            <w:pPr>
              <w:jc w:val="center"/>
              <w:rPr>
                <w:rFonts w:cs="Calibri"/>
                <w:b/>
                <w:bCs/>
              </w:rPr>
            </w:pPr>
            <w:r w:rsidRPr="6701E767">
              <w:rPr>
                <w:rFonts w:cs="Calibri"/>
                <w:b/>
                <w:bCs/>
              </w:rPr>
              <w:t>Room</w:t>
            </w:r>
          </w:p>
        </w:tc>
        <w:tc>
          <w:tcPr>
            <w:tcW w:w="3691" w:type="dxa"/>
            <w:shd w:val="clear" w:color="auto" w:fill="DAE9F7" w:themeFill="text2" w:themeFillTint="1A"/>
          </w:tcPr>
          <w:p w14:paraId="759696E4" w14:textId="01654665" w:rsidR="0076394D" w:rsidRPr="00D023FA" w:rsidRDefault="0076394D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Manikin</w:t>
            </w:r>
          </w:p>
        </w:tc>
      </w:tr>
      <w:tr w:rsidR="0076394D" w:rsidRPr="00D023FA" w14:paraId="1EF957BD" w14:textId="77777777" w:rsidTr="6701E767">
        <w:trPr>
          <w:trHeight w:val="288"/>
          <w:jc w:val="center"/>
        </w:trPr>
        <w:sdt>
          <w:sdtPr>
            <w:rPr>
              <w:rFonts w:cs="Calibri"/>
            </w:rPr>
            <w:alias w:val="Room"/>
            <w:tag w:val="Room"/>
            <w:id w:val="1109388236"/>
            <w:placeholder>
              <w:docPart w:val="A48E6494B6BA4405B938BA7FF892F79E"/>
            </w:placeholder>
            <w:comboBox>
              <w:listItem w:value="Choose an item."/>
              <w:listItem w:displayText="Acute Care 1" w:value="Acute Care 1"/>
              <w:listItem w:displayText="Acute Care 2" w:value="Acute Care 2"/>
              <w:listItem w:displayText="Acute Care 3" w:value="Acute Care 3"/>
              <w:listItem w:displayText="ICU" w:value="ICU"/>
              <w:listItem w:displayText="OR" w:value="OR"/>
            </w:comboBox>
          </w:sdtPr>
          <w:sdtContent>
            <w:tc>
              <w:tcPr>
                <w:tcW w:w="3385" w:type="dxa"/>
              </w:tcPr>
              <w:p w14:paraId="69CA8BB9" w14:textId="278254F5" w:rsidR="0076394D" w:rsidRPr="00D023FA" w:rsidRDefault="00E07853" w:rsidP="00CF7C87">
                <w:pPr>
                  <w:jc w:val="center"/>
                  <w:rPr>
                    <w:rFonts w:cs="Calibri"/>
                  </w:rPr>
                </w:pPr>
                <w:r>
                  <w:rPr>
                    <w:rFonts w:cs="Calibri"/>
                  </w:rPr>
                  <w:t>{{room}}</w:t>
                </w:r>
              </w:p>
            </w:tc>
          </w:sdtContent>
        </w:sdt>
        <w:sdt>
          <w:sdtPr>
            <w:rPr>
              <w:rFonts w:cs="Calibri"/>
            </w:rPr>
            <w:alias w:val="Choose a manikin"/>
            <w:tag w:val="Choose a manikin"/>
            <w:id w:val="609934814"/>
            <w:placeholder>
              <w:docPart w:val="DefaultPlaceholder_-1854013438"/>
            </w:placeholder>
            <w:comboBox>
              <w:listItem w:value="Choose an item."/>
              <w:listItem w:displayText="Lucina" w:value="Lucina"/>
              <w:listItem w:displayText="Apollo" w:value="Apollo"/>
              <w:listItem w:displayText="SimMan" w:value="SimMan"/>
              <w:listItem w:displayText="iStan" w:value="iStan"/>
              <w:listItem w:displayText="Pediatric HAL" w:value="Pediatric HAL"/>
              <w:listItem w:displayText="SimNewB" w:value="SimNewB"/>
              <w:listItem w:displayText="Premie HAL" w:value="Premie HAL"/>
            </w:comboBox>
          </w:sdtPr>
          <w:sdtContent>
            <w:tc>
              <w:tcPr>
                <w:tcW w:w="3691" w:type="dxa"/>
              </w:tcPr>
              <w:p w14:paraId="50AEE862" w14:textId="79F44DD7" w:rsidR="0076394D" w:rsidRPr="00D023FA" w:rsidRDefault="008C7AAC" w:rsidP="00CF7C87">
                <w:pPr>
                  <w:jc w:val="center"/>
                  <w:rPr>
                    <w:rFonts w:cs="Calibri"/>
                  </w:rPr>
                </w:pPr>
                <w:r>
                  <w:rPr>
                    <w:rFonts w:cs="Calibri"/>
                  </w:rPr>
                  <w:t>{{man</w:t>
                </w:r>
                <w:r w:rsidR="00911CBC">
                  <w:rPr>
                    <w:rFonts w:cs="Calibri"/>
                  </w:rPr>
                  <w:t>ikin}}</w:t>
                </w:r>
              </w:p>
            </w:tc>
          </w:sdtContent>
        </w:sdt>
      </w:tr>
    </w:tbl>
    <w:p w14:paraId="5EA7BD02" w14:textId="77777777" w:rsidR="00A1652D" w:rsidRDefault="00A1652D" w:rsidP="00A1652D">
      <w:pPr>
        <w:rPr>
          <w:rFonts w:cs="Calibri"/>
          <w:b/>
          <w:bCs/>
          <w:sz w:val="22"/>
          <w:szCs w:val="22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76394D" w:rsidRPr="00D023FA" w14:paraId="7D2B25F1" w14:textId="77777777" w:rsidTr="0076394D">
        <w:tc>
          <w:tcPr>
            <w:tcW w:w="10795" w:type="dxa"/>
            <w:shd w:val="clear" w:color="auto" w:fill="DAE9F7" w:themeFill="text2" w:themeFillTint="1A"/>
          </w:tcPr>
          <w:p w14:paraId="18ED9302" w14:textId="77777777" w:rsidR="0076394D" w:rsidRDefault="0076394D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Moulage</w:t>
            </w:r>
          </w:p>
          <w:p w14:paraId="29C1717A" w14:textId="717DF085" w:rsidR="0062597D" w:rsidRPr="00AD6A34" w:rsidRDefault="0062597D" w:rsidP="00CF7C87">
            <w:pPr>
              <w:jc w:val="center"/>
              <w:rPr>
                <w:rFonts w:cs="Calibri"/>
              </w:rPr>
            </w:pPr>
            <w:r w:rsidRPr="00AD6A34">
              <w:rPr>
                <w:rFonts w:cs="Calibri"/>
                <w:sz w:val="16"/>
                <w:szCs w:val="16"/>
              </w:rPr>
              <w:t xml:space="preserve">(Example: </w:t>
            </w:r>
            <w:r w:rsidR="00AD6A34" w:rsidRPr="00AD6A34">
              <w:rPr>
                <w:rFonts w:cs="Calibri"/>
                <w:sz w:val="16"/>
                <w:szCs w:val="16"/>
              </w:rPr>
              <w:t>Clothing, patient gown, wig, specific wound)</w:t>
            </w:r>
          </w:p>
        </w:tc>
      </w:tr>
      <w:tr w:rsidR="0076394D" w:rsidRPr="00D023FA" w14:paraId="7F4FF896" w14:textId="77777777" w:rsidTr="003E089B">
        <w:trPr>
          <w:trHeight w:val="1296"/>
        </w:trPr>
        <w:tc>
          <w:tcPr>
            <w:tcW w:w="10795" w:type="dxa"/>
          </w:tcPr>
          <w:p w14:paraId="7B5B7978" w14:textId="41D7ED22" w:rsidR="0076394D" w:rsidRPr="00D023FA" w:rsidRDefault="00911CBC" w:rsidP="003E089B">
            <w:pPr>
              <w:rPr>
                <w:rFonts w:cs="Calibri"/>
              </w:rPr>
            </w:pPr>
            <w:r>
              <w:rPr>
                <w:rFonts w:cs="Calibri"/>
              </w:rPr>
              <w:t>{{moulage}}</w:t>
            </w:r>
          </w:p>
        </w:tc>
      </w:tr>
    </w:tbl>
    <w:p w14:paraId="0E44FDDD" w14:textId="77777777" w:rsidR="0076394D" w:rsidRDefault="0076394D" w:rsidP="00A1652D">
      <w:pPr>
        <w:rPr>
          <w:rFonts w:cs="Calibri"/>
          <w:b/>
          <w:bCs/>
          <w:sz w:val="22"/>
          <w:szCs w:val="22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4225"/>
        <w:gridCol w:w="6570"/>
      </w:tblGrid>
      <w:tr w:rsidR="00A1652D" w:rsidRPr="00D023FA" w14:paraId="641444B6" w14:textId="77777777" w:rsidTr="004A0701">
        <w:tc>
          <w:tcPr>
            <w:tcW w:w="4225" w:type="dxa"/>
            <w:vMerge w:val="restart"/>
            <w:shd w:val="clear" w:color="auto" w:fill="DAE9F7"/>
            <w:vAlign w:val="center"/>
          </w:tcPr>
          <w:p w14:paraId="5D6836A0" w14:textId="77777777" w:rsidR="00A1652D" w:rsidRDefault="00A1652D" w:rsidP="001F10C9">
            <w:pPr>
              <w:jc w:val="center"/>
              <w:rPr>
                <w:ins w:id="0" w:author="Schwartz, Aaron K." w:date="2025-08-08T11:07:00Z" w16du:dateUtc="2025-08-08T15:07:00Z"/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Equipment</w:t>
            </w:r>
          </w:p>
          <w:p w14:paraId="640ADD47" w14:textId="0EA5DED3" w:rsidR="005006AD" w:rsidRPr="00A10CA8" w:rsidRDefault="00A10CA8" w:rsidP="001F10C9">
            <w:pPr>
              <w:jc w:val="center"/>
              <w:rPr>
                <w:rFonts w:cs="Calibri"/>
              </w:rPr>
            </w:pPr>
            <w:r w:rsidRPr="00A10CA8">
              <w:rPr>
                <w:rFonts w:cs="Calibri"/>
                <w:sz w:val="16"/>
                <w:szCs w:val="16"/>
              </w:rPr>
              <w:t>(</w:t>
            </w:r>
            <w:r w:rsidR="005006AD" w:rsidRPr="00A10CA8">
              <w:rPr>
                <w:rFonts w:cs="Calibri"/>
                <w:sz w:val="16"/>
                <w:szCs w:val="16"/>
              </w:rPr>
              <w:t>Example</w:t>
            </w:r>
            <w:r w:rsidRPr="00A10CA8">
              <w:rPr>
                <w:rFonts w:cs="Calibri"/>
                <w:sz w:val="16"/>
                <w:szCs w:val="16"/>
              </w:rPr>
              <w:t>: Code Cart, IV pole, etc.)</w:t>
            </w:r>
          </w:p>
        </w:tc>
        <w:tc>
          <w:tcPr>
            <w:tcW w:w="6570" w:type="dxa"/>
            <w:tcBorders>
              <w:bottom w:val="nil"/>
            </w:tcBorders>
            <w:shd w:val="clear" w:color="auto" w:fill="DAE9F7"/>
          </w:tcPr>
          <w:p w14:paraId="7E85F3CE" w14:textId="212B915D" w:rsidR="00A1652D" w:rsidRDefault="00A1652D" w:rsidP="00CF7C87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 w:rsidRPr="6701E767">
              <w:rPr>
                <w:rFonts w:cs="Calibri"/>
                <w:b/>
                <w:bCs/>
              </w:rPr>
              <w:t>Medications</w:t>
            </w:r>
          </w:p>
          <w:p w14:paraId="0FD7C7AF" w14:textId="5A8C0258" w:rsidR="00395A37" w:rsidRPr="00C175CC" w:rsidRDefault="00C175CC" w:rsidP="00CF7C87">
            <w:pPr>
              <w:jc w:val="center"/>
              <w:rPr>
                <w:rFonts w:cs="Calibri"/>
              </w:rPr>
            </w:pPr>
            <w:r w:rsidRPr="00C175CC">
              <w:rPr>
                <w:rFonts w:cs="Calibri"/>
                <w:sz w:val="16"/>
                <w:szCs w:val="16"/>
              </w:rPr>
              <w:t>Provide as much information as possible</w:t>
            </w:r>
            <w:r>
              <w:rPr>
                <w:rFonts w:cs="Calibri"/>
                <w:sz w:val="16"/>
                <w:szCs w:val="16"/>
              </w:rPr>
              <w:t xml:space="preserve"> (</w:t>
            </w:r>
            <w:hyperlink r:id="rId13" w:history="1">
              <w:r w:rsidR="00395A37" w:rsidRPr="00C175CC">
                <w:rPr>
                  <w:rStyle w:val="Hyperlink"/>
                  <w:rFonts w:eastAsiaTheme="minorEastAsia" w:cs="Calibri"/>
                  <w:sz w:val="16"/>
                  <w:szCs w:val="16"/>
                  <w:lang w:eastAsia="ko-KR"/>
                </w:rPr>
                <w:t xml:space="preserve">Click here for a list of </w:t>
              </w:r>
              <w:r w:rsidR="00395A37" w:rsidRPr="00C175CC">
                <w:rPr>
                  <w:rStyle w:val="Hyperlink"/>
                  <w:rFonts w:cs="Calibri"/>
                  <w:sz w:val="16"/>
                  <w:szCs w:val="16"/>
                </w:rPr>
                <w:t>Medications</w:t>
              </w:r>
            </w:hyperlink>
            <w:r>
              <w:rPr>
                <w:rFonts w:cs="Calibri"/>
                <w:sz w:val="16"/>
                <w:szCs w:val="16"/>
              </w:rPr>
              <w:t>)</w:t>
            </w:r>
          </w:p>
        </w:tc>
      </w:tr>
      <w:tr w:rsidR="007B212E" w:rsidRPr="00D023FA" w14:paraId="12746E46" w14:textId="121A1FCD" w:rsidTr="004A0701">
        <w:tc>
          <w:tcPr>
            <w:tcW w:w="4225" w:type="dxa"/>
            <w:vMerge/>
            <w:shd w:val="clear" w:color="auto" w:fill="DAE9F7"/>
          </w:tcPr>
          <w:p w14:paraId="789CE689" w14:textId="77777777" w:rsidR="007B212E" w:rsidRPr="00D023FA" w:rsidRDefault="007B212E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</w:p>
        </w:tc>
        <w:tc>
          <w:tcPr>
            <w:tcW w:w="6570" w:type="dxa"/>
            <w:tcBorders>
              <w:top w:val="nil"/>
            </w:tcBorders>
            <w:shd w:val="clear" w:color="auto" w:fill="DAE9F7"/>
            <w:vAlign w:val="center"/>
          </w:tcPr>
          <w:p w14:paraId="3CCD7F70" w14:textId="77777777" w:rsidR="007B212E" w:rsidRPr="00414B0E" w:rsidRDefault="007B212E" w:rsidP="00085EED">
            <w:pPr>
              <w:jc w:val="center"/>
              <w:rPr>
                <w:rFonts w:cs="Calibri"/>
                <w:b/>
                <w:bCs/>
              </w:rPr>
            </w:pPr>
            <w:r w:rsidRPr="00807495">
              <w:rPr>
                <w:rFonts w:cs="Calibri"/>
                <w:b/>
                <w:bCs/>
              </w:rPr>
              <w:t>Generic</w:t>
            </w:r>
            <w:r w:rsidRPr="00414B0E">
              <w:rPr>
                <w:rFonts w:cs="Calibri"/>
                <w:b/>
                <w:bCs/>
              </w:rPr>
              <w:t xml:space="preserve"> Name | Dosage | Container &amp; Size</w:t>
            </w:r>
          </w:p>
          <w:p w14:paraId="7A072E4A" w14:textId="77777777" w:rsidR="001060FD" w:rsidRDefault="007B212E" w:rsidP="00085EED">
            <w:pPr>
              <w:jc w:val="center"/>
              <w:rPr>
                <w:rFonts w:cs="Calibri"/>
                <w:sz w:val="16"/>
                <w:szCs w:val="16"/>
              </w:rPr>
            </w:pPr>
            <w:r w:rsidRPr="00414B0E">
              <w:rPr>
                <w:rFonts w:cs="Calibri"/>
                <w:sz w:val="16"/>
                <w:szCs w:val="16"/>
              </w:rPr>
              <w:t>(Example</w:t>
            </w:r>
            <w:r w:rsidR="00F4684C">
              <w:rPr>
                <w:rFonts w:cs="Calibri"/>
                <w:sz w:val="16"/>
                <w:szCs w:val="16"/>
              </w:rPr>
              <w:t>s</w:t>
            </w:r>
            <w:r w:rsidRPr="00414B0E">
              <w:rPr>
                <w:rFonts w:cs="Calibri"/>
                <w:sz w:val="16"/>
                <w:szCs w:val="16"/>
              </w:rPr>
              <w:t>: Normal Saline | 1 L bag</w:t>
            </w:r>
            <w:r w:rsidR="00CE5859" w:rsidRPr="00414B0E">
              <w:rPr>
                <w:rFonts w:cs="Calibri"/>
                <w:sz w:val="16"/>
                <w:szCs w:val="16"/>
              </w:rPr>
              <w:t>,</w:t>
            </w:r>
          </w:p>
          <w:p w14:paraId="0F42C7AE" w14:textId="0087C43F" w:rsidR="007B212E" w:rsidRPr="00C175CC" w:rsidRDefault="000E1677" w:rsidP="00085EED">
            <w:pPr>
              <w:jc w:val="center"/>
              <w:rPr>
                <w:rFonts w:cs="Calibri"/>
                <w:sz w:val="16"/>
                <w:szCs w:val="16"/>
              </w:rPr>
            </w:pPr>
            <w:r w:rsidRPr="00414B0E">
              <w:rPr>
                <w:rFonts w:cs="Calibri"/>
                <w:sz w:val="16"/>
                <w:szCs w:val="16"/>
              </w:rPr>
              <w:t>E</w:t>
            </w:r>
            <w:r>
              <w:rPr>
                <w:rFonts w:cs="Calibri"/>
                <w:sz w:val="16"/>
                <w:szCs w:val="16"/>
              </w:rPr>
              <w:t>pinephrine</w:t>
            </w:r>
            <w:r w:rsidR="00414B0E">
              <w:rPr>
                <w:rFonts w:cs="Calibri"/>
                <w:sz w:val="16"/>
                <w:szCs w:val="16"/>
              </w:rPr>
              <w:t xml:space="preserve"> | 1 mg/mL | 10cc Syringe</w:t>
            </w:r>
            <w:r w:rsidR="00C175CC" w:rsidRPr="00807495">
              <w:rPr>
                <w:rFonts w:cs="Calibri"/>
                <w:sz w:val="16"/>
                <w:szCs w:val="16"/>
              </w:rPr>
              <w:t>)</w:t>
            </w:r>
          </w:p>
        </w:tc>
      </w:tr>
      <w:tr w:rsidR="00AA48AC" w:rsidRPr="00D023FA" w14:paraId="6D99B068" w14:textId="77777777" w:rsidTr="46836794">
        <w:trPr>
          <w:trHeight w:val="4101"/>
        </w:trPr>
        <w:tc>
          <w:tcPr>
            <w:tcW w:w="4225" w:type="dxa"/>
          </w:tcPr>
          <w:p w14:paraId="32C8A3F5" w14:textId="77777777" w:rsidR="00AA48AC" w:rsidRDefault="00A10CA8" w:rsidP="00A10CA8">
            <w:pPr>
              <w:rPr>
                <w:rFonts w:cs="Calibri"/>
                <w:b/>
                <w:bCs/>
                <w:u w:val="single"/>
              </w:rPr>
            </w:pPr>
            <w:r w:rsidRPr="004A0701">
              <w:rPr>
                <w:rFonts w:cs="Calibri"/>
                <w:b/>
                <w:bCs/>
                <w:u w:val="single"/>
              </w:rPr>
              <w:t>List of Required Equipment</w:t>
            </w:r>
          </w:p>
          <w:p w14:paraId="321478DB" w14:textId="2FA3C7DF" w:rsidR="004A0701" w:rsidRPr="00911CBC" w:rsidRDefault="00911CBC" w:rsidP="00911CBC">
            <w:pPr>
              <w:rPr>
                <w:rFonts w:cs="Calibri"/>
              </w:rPr>
            </w:pPr>
            <w:r>
              <w:rPr>
                <w:rFonts w:cs="Calibri"/>
              </w:rPr>
              <w:t>{{equipment}}</w:t>
            </w:r>
          </w:p>
        </w:tc>
        <w:tc>
          <w:tcPr>
            <w:tcW w:w="6570" w:type="dxa"/>
          </w:tcPr>
          <w:p w14:paraId="1B86F527" w14:textId="77777777" w:rsidR="00AA48AC" w:rsidRPr="00516FC9" w:rsidRDefault="00AA48AC" w:rsidP="00412A81">
            <w:pPr>
              <w:rPr>
                <w:rFonts w:cs="Calibri"/>
                <w:b/>
                <w:bCs/>
                <w:u w:val="single"/>
              </w:rPr>
            </w:pPr>
            <w:r w:rsidRPr="00516FC9">
              <w:rPr>
                <w:rFonts w:cs="Calibri"/>
                <w:b/>
                <w:bCs/>
                <w:u w:val="single"/>
              </w:rPr>
              <w:t>IV Fluids</w:t>
            </w:r>
          </w:p>
          <w:p w14:paraId="3F4F659A" w14:textId="601B1D4B" w:rsidR="00AA48AC" w:rsidRPr="00C03886" w:rsidRDefault="00911CBC" w:rsidP="00C03886">
            <w:pPr>
              <w:pStyle w:val="ListParagraph"/>
              <w:numPr>
                <w:ilvl w:val="0"/>
                <w:numId w:val="9"/>
              </w:numPr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C03886">
              <w:rPr>
                <w:rFonts w:cs="Calibri"/>
              </w:rPr>
              <w:t>{</w:t>
            </w:r>
            <w:r w:rsidR="00C03886" w:rsidRPr="00C03886">
              <w:rPr>
                <w:rFonts w:cs="Calibri"/>
              </w:rPr>
              <w:t>{iv}}</w:t>
            </w:r>
          </w:p>
          <w:p w14:paraId="63F994AB" w14:textId="77777777" w:rsidR="00AA48AC" w:rsidRDefault="00AA48AC" w:rsidP="00516FC9">
            <w:pPr>
              <w:rPr>
                <w:rFonts w:cs="Calibri"/>
                <w:b/>
                <w:bCs/>
                <w:u w:val="single"/>
              </w:rPr>
            </w:pPr>
            <w:r w:rsidRPr="00516FC9">
              <w:rPr>
                <w:rFonts w:cs="Calibri"/>
                <w:b/>
                <w:bCs/>
                <w:u w:val="single"/>
              </w:rPr>
              <w:t>Anti-emetics</w:t>
            </w:r>
          </w:p>
          <w:p w14:paraId="5CE1C673" w14:textId="496EB0B4" w:rsidR="00AA48AC" w:rsidRPr="00C03886" w:rsidRDefault="00C03886" w:rsidP="00C03886">
            <w:pPr>
              <w:pStyle w:val="ListParagraph"/>
              <w:numPr>
                <w:ilvl w:val="0"/>
                <w:numId w:val="9"/>
              </w:numPr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C03886">
              <w:rPr>
                <w:rFonts w:cs="Calibri"/>
              </w:rPr>
              <w:t>{{ae}}</w:t>
            </w:r>
          </w:p>
          <w:p w14:paraId="5C87124D" w14:textId="77777777" w:rsidR="00AA48AC" w:rsidRDefault="00AA48AC" w:rsidP="00516FC9">
            <w:pPr>
              <w:rPr>
                <w:rFonts w:cs="Calibri"/>
                <w:b/>
                <w:bCs/>
                <w:u w:val="single"/>
              </w:rPr>
            </w:pPr>
            <w:r>
              <w:rPr>
                <w:rFonts w:cs="Calibri"/>
                <w:b/>
                <w:bCs/>
                <w:u w:val="single"/>
              </w:rPr>
              <w:t>Antibiotics</w:t>
            </w:r>
          </w:p>
          <w:p w14:paraId="604D1C7F" w14:textId="1CAAF15E" w:rsidR="00AA48AC" w:rsidRPr="00C03886" w:rsidRDefault="00C03886" w:rsidP="00C03886">
            <w:pPr>
              <w:pStyle w:val="ListParagraph"/>
              <w:numPr>
                <w:ilvl w:val="0"/>
                <w:numId w:val="9"/>
              </w:numPr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C03886">
              <w:rPr>
                <w:rFonts w:cs="Calibri"/>
              </w:rPr>
              <w:t>{{antib}}</w:t>
            </w:r>
          </w:p>
          <w:p w14:paraId="094B256F" w14:textId="77777777" w:rsidR="00AA48AC" w:rsidRDefault="00AA48AC" w:rsidP="00516FC9">
            <w:pPr>
              <w:rPr>
                <w:rFonts w:cs="Calibri"/>
                <w:b/>
                <w:bCs/>
                <w:u w:val="single"/>
              </w:rPr>
            </w:pPr>
            <w:r>
              <w:rPr>
                <w:rFonts w:cs="Calibri"/>
                <w:b/>
                <w:bCs/>
                <w:u w:val="single"/>
              </w:rPr>
              <w:t>Vasopressors</w:t>
            </w:r>
          </w:p>
          <w:p w14:paraId="2EB18FF1" w14:textId="254787DE" w:rsidR="00AA48AC" w:rsidRPr="00745E36" w:rsidRDefault="00C03886" w:rsidP="00C03886">
            <w:pPr>
              <w:pStyle w:val="ListParagraph"/>
              <w:numPr>
                <w:ilvl w:val="0"/>
                <w:numId w:val="9"/>
              </w:numPr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C03886">
              <w:rPr>
                <w:rFonts w:cs="Calibri"/>
              </w:rPr>
              <w:t>{{vps}}</w:t>
            </w:r>
          </w:p>
          <w:p w14:paraId="0C4EF708" w14:textId="348B3B70" w:rsidR="00745E36" w:rsidRPr="00745E36" w:rsidRDefault="00745E36" w:rsidP="00745E36">
            <w:pPr>
              <w:rPr>
                <w:rFonts w:cs="Calibri"/>
                <w:b/>
                <w:bCs/>
                <w:u w:val="single"/>
              </w:rPr>
            </w:pPr>
            <w:r w:rsidRPr="00745E36">
              <w:rPr>
                <w:rFonts w:cs="Calibri"/>
                <w:b/>
                <w:bCs/>
                <w:u w:val="single"/>
              </w:rPr>
              <w:t>Other</w:t>
            </w:r>
          </w:p>
          <w:p w14:paraId="433F4728" w14:textId="174AA351" w:rsidR="00AA48AC" w:rsidRPr="00745E36" w:rsidRDefault="00745E36" w:rsidP="00745E36">
            <w:pPr>
              <w:pStyle w:val="ListParagraph"/>
              <w:numPr>
                <w:ilvl w:val="0"/>
                <w:numId w:val="9"/>
              </w:numPr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745E36">
              <w:rPr>
                <w:rFonts w:cs="Calibri"/>
              </w:rPr>
              <w:t>{{other_meds}}</w:t>
            </w:r>
          </w:p>
        </w:tc>
      </w:tr>
      <w:tr w:rsidR="00A1652D" w:rsidRPr="00D023FA" w14:paraId="21638C07" w14:textId="77777777" w:rsidTr="46836794">
        <w:tc>
          <w:tcPr>
            <w:tcW w:w="4225" w:type="dxa"/>
            <w:shd w:val="clear" w:color="auto" w:fill="DAE9F7" w:themeFill="text2" w:themeFillTint="1A"/>
          </w:tcPr>
          <w:p w14:paraId="17B7396A" w14:textId="77777777" w:rsidR="00A1652D" w:rsidRPr="00D023FA" w:rsidRDefault="00A1652D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Patient Monitor</w:t>
            </w:r>
          </w:p>
        </w:tc>
        <w:tc>
          <w:tcPr>
            <w:tcW w:w="6570" w:type="dxa"/>
            <w:shd w:val="clear" w:color="auto" w:fill="DAE9F7" w:themeFill="text2" w:themeFillTint="1A"/>
          </w:tcPr>
          <w:p w14:paraId="40331C6F" w14:textId="77777777" w:rsidR="00A1652D" w:rsidRDefault="00A1652D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Patient Condition</w:t>
            </w:r>
            <w:r w:rsidR="00F4684C">
              <w:rPr>
                <w:rFonts w:cs="Calibri"/>
                <w:b/>
                <w:bCs/>
              </w:rPr>
              <w:t xml:space="preserve"> </w:t>
            </w:r>
            <w:r w:rsidR="00176A1F">
              <w:rPr>
                <w:rFonts w:cs="Calibri"/>
                <w:b/>
                <w:bCs/>
              </w:rPr>
              <w:t>on Arrival</w:t>
            </w:r>
          </w:p>
          <w:p w14:paraId="6B226402" w14:textId="085DA08C" w:rsidR="00176A1F" w:rsidRPr="00617AFD" w:rsidRDefault="00176A1F" w:rsidP="00CF7C87">
            <w:pPr>
              <w:jc w:val="center"/>
              <w:rPr>
                <w:rFonts w:cs="Calibri"/>
              </w:rPr>
            </w:pPr>
            <w:r w:rsidRPr="00617AFD">
              <w:rPr>
                <w:rFonts w:cs="Calibri"/>
                <w:sz w:val="16"/>
                <w:szCs w:val="16"/>
              </w:rPr>
              <w:t>(Examples: No PIV access, C-collar in place, patient on monitor</w:t>
            </w:r>
            <w:r w:rsidR="00617AFD">
              <w:rPr>
                <w:rFonts w:cs="Calibri"/>
                <w:sz w:val="16"/>
                <w:szCs w:val="16"/>
              </w:rPr>
              <w:t>, no supplement O</w:t>
            </w:r>
            <w:r w:rsidR="00617AFD" w:rsidRPr="00617AFD">
              <w:rPr>
                <w:rFonts w:cs="Calibri"/>
                <w:sz w:val="16"/>
                <w:szCs w:val="16"/>
                <w:vertAlign w:val="subscript"/>
              </w:rPr>
              <w:t>2</w:t>
            </w:r>
            <w:r w:rsidR="00617AFD">
              <w:rPr>
                <w:rFonts w:cs="Calibri"/>
                <w:sz w:val="16"/>
                <w:szCs w:val="16"/>
              </w:rPr>
              <w:t>)</w:t>
            </w:r>
          </w:p>
        </w:tc>
      </w:tr>
      <w:tr w:rsidR="00A1652D" w:rsidRPr="00D023FA" w14:paraId="0592DFB4" w14:textId="77777777" w:rsidTr="00617AFD">
        <w:trPr>
          <w:trHeight w:val="305"/>
        </w:trPr>
        <w:tc>
          <w:tcPr>
            <w:tcW w:w="4225" w:type="dxa"/>
          </w:tcPr>
          <w:p w14:paraId="02FFA038" w14:textId="170E75BD" w:rsidR="00A1652D" w:rsidRPr="00D023FA" w:rsidRDefault="00E46C36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>
              <w:rPr>
                <w:rFonts w:cs="Calibri"/>
              </w:rPr>
              <w:t>{{tele_rythm}}</w:t>
            </w:r>
          </w:p>
          <w:p w14:paraId="23B23640" w14:textId="452C076C" w:rsidR="00A1652D" w:rsidRPr="00D023FA" w:rsidRDefault="00E46C36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>
              <w:rPr>
                <w:rFonts w:cs="Calibri"/>
              </w:rPr>
              <w:t>{{o2_sat}}</w:t>
            </w:r>
          </w:p>
          <w:p w14:paraId="06D7E7AF" w14:textId="38366DFC" w:rsidR="00A1652D" w:rsidRPr="00D023FA" w:rsidRDefault="00E46C36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>
              <w:rPr>
                <w:rFonts w:cs="Calibri"/>
              </w:rPr>
              <w:t>{{</w:t>
            </w:r>
            <w:r w:rsidR="00201069">
              <w:rPr>
                <w:rFonts w:cs="Calibri"/>
              </w:rPr>
              <w:t>blood_pressure}}</w:t>
            </w:r>
          </w:p>
          <w:p w14:paraId="23DFD20F" w14:textId="6E389490" w:rsidR="00A1652D" w:rsidRPr="00D023FA" w:rsidRDefault="00E46C36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>
              <w:rPr>
                <w:rFonts w:cs="Calibri"/>
              </w:rPr>
              <w:t>{{respirations}}</w:t>
            </w:r>
          </w:p>
          <w:p w14:paraId="5C8A46BD" w14:textId="6D534564" w:rsidR="00A1652D" w:rsidRPr="00D023FA" w:rsidRDefault="00E46C36" w:rsidP="00A1652D">
            <w:pPr>
              <w:pStyle w:val="ListParagraph"/>
              <w:numPr>
                <w:ilvl w:val="0"/>
                <w:numId w:val="3"/>
              </w:numPr>
              <w:rPr>
                <w:rFonts w:cs="Calibri"/>
              </w:rPr>
            </w:pPr>
            <w:r>
              <w:rPr>
                <w:rFonts w:cs="Calibri"/>
              </w:rPr>
              <w:t>{{temperature}}</w:t>
            </w:r>
          </w:p>
        </w:tc>
        <w:tc>
          <w:tcPr>
            <w:tcW w:w="6570" w:type="dxa"/>
          </w:tcPr>
          <w:p w14:paraId="307EA529" w14:textId="4758DAC2" w:rsidR="00E46C36" w:rsidRPr="00E46C36" w:rsidRDefault="00201069" w:rsidP="00E46C36">
            <w:pPr>
              <w:pStyle w:val="ListParagraph"/>
              <w:numPr>
                <w:ilvl w:val="0"/>
                <w:numId w:val="2"/>
              </w:numPr>
              <w:rPr>
                <w:rFonts w:cs="Calibri"/>
              </w:rPr>
            </w:pPr>
            <w:r>
              <w:rPr>
                <w:rFonts w:cs="Calibri"/>
              </w:rPr>
              <w:t>{{arrival_condition}}</w:t>
            </w:r>
          </w:p>
        </w:tc>
      </w:tr>
    </w:tbl>
    <w:p w14:paraId="60A8AC7D" w14:textId="77777777" w:rsidR="00085EED" w:rsidRDefault="00085EED">
      <w:pPr>
        <w:rPr>
          <w:b/>
          <w:bCs/>
          <w:sz w:val="22"/>
          <w:szCs w:val="22"/>
        </w:rPr>
        <w:sectPr w:rsidR="00085EED" w:rsidSect="00A1652D">
          <w:headerReference w:type="first" r:id="rId14"/>
          <w:pgSz w:w="12240" w:h="15840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3A495E02" w14:textId="77777777" w:rsidR="00D023FA" w:rsidRPr="00D023FA" w:rsidRDefault="00D023FA" w:rsidP="00D023FA">
      <w:pPr>
        <w:rPr>
          <w:rFonts w:cs="Calibri"/>
          <w:b/>
          <w:bCs/>
          <w:sz w:val="22"/>
          <w:szCs w:val="22"/>
        </w:rPr>
      </w:pPr>
      <w:r w:rsidRPr="00D023FA">
        <w:rPr>
          <w:rFonts w:cs="Calibri"/>
          <w:b/>
          <w:bCs/>
          <w:sz w:val="22"/>
          <w:szCs w:val="22"/>
        </w:rPr>
        <w:lastRenderedPageBreak/>
        <w:t>SECTION 3: HISTORY AND PHYSICAL EXAM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023FA" w:rsidRPr="00D023FA" w14:paraId="6F694C8E" w14:textId="77777777" w:rsidTr="00CF7C87">
        <w:tc>
          <w:tcPr>
            <w:tcW w:w="10790" w:type="dxa"/>
            <w:gridSpan w:val="4"/>
            <w:shd w:val="clear" w:color="auto" w:fill="DAE9F7" w:themeFill="text2" w:themeFillTint="1A"/>
          </w:tcPr>
          <w:p w14:paraId="2BA83796" w14:textId="77777777" w:rsidR="00D023FA" w:rsidRPr="00D023FA" w:rsidRDefault="00D023FA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Patient Information</w:t>
            </w:r>
          </w:p>
        </w:tc>
      </w:tr>
      <w:tr w:rsidR="00D023FA" w:rsidRPr="00D023FA" w14:paraId="6567775C" w14:textId="77777777" w:rsidTr="00CF7C87">
        <w:tc>
          <w:tcPr>
            <w:tcW w:w="2697" w:type="dxa"/>
            <w:shd w:val="clear" w:color="auto" w:fill="DAE9F7" w:themeFill="text2" w:themeFillTint="1A"/>
          </w:tcPr>
          <w:p w14:paraId="35AAE656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Name</w:t>
            </w:r>
          </w:p>
        </w:tc>
        <w:tc>
          <w:tcPr>
            <w:tcW w:w="2697" w:type="dxa"/>
            <w:shd w:val="clear" w:color="auto" w:fill="DAE9F7" w:themeFill="text2" w:themeFillTint="1A"/>
          </w:tcPr>
          <w:p w14:paraId="785349BB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Age</w:t>
            </w:r>
          </w:p>
        </w:tc>
        <w:tc>
          <w:tcPr>
            <w:tcW w:w="2698" w:type="dxa"/>
            <w:shd w:val="clear" w:color="auto" w:fill="DAE9F7" w:themeFill="text2" w:themeFillTint="1A"/>
          </w:tcPr>
          <w:p w14:paraId="2E4078A1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Gender</w:t>
            </w:r>
          </w:p>
        </w:tc>
        <w:tc>
          <w:tcPr>
            <w:tcW w:w="2698" w:type="dxa"/>
            <w:shd w:val="clear" w:color="auto" w:fill="DAE9F7" w:themeFill="text2" w:themeFillTint="1A"/>
          </w:tcPr>
          <w:p w14:paraId="7A608F54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Weight</w:t>
            </w:r>
          </w:p>
        </w:tc>
      </w:tr>
      <w:tr w:rsidR="00D023FA" w:rsidRPr="00D023FA" w14:paraId="5DCD3B02" w14:textId="77777777" w:rsidTr="00CF7C87">
        <w:tc>
          <w:tcPr>
            <w:tcW w:w="2697" w:type="dxa"/>
          </w:tcPr>
          <w:p w14:paraId="4D5AE95A" w14:textId="047C7190" w:rsidR="00D023FA" w:rsidRPr="00D023FA" w:rsidRDefault="00B87A16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{{pt_name}}</w:t>
            </w:r>
          </w:p>
        </w:tc>
        <w:tc>
          <w:tcPr>
            <w:tcW w:w="2697" w:type="dxa"/>
          </w:tcPr>
          <w:p w14:paraId="33B6EEDF" w14:textId="74D9559B" w:rsidR="00D023FA" w:rsidRPr="00D023FA" w:rsidRDefault="00B87A16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{{age}}</w:t>
            </w:r>
          </w:p>
        </w:tc>
        <w:tc>
          <w:tcPr>
            <w:tcW w:w="2698" w:type="dxa"/>
          </w:tcPr>
          <w:p w14:paraId="0BF6BE4D" w14:textId="1B475217" w:rsidR="00D023FA" w:rsidRPr="00D023FA" w:rsidRDefault="00D90185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{{gender}}</w:t>
            </w:r>
          </w:p>
        </w:tc>
        <w:tc>
          <w:tcPr>
            <w:tcW w:w="2698" w:type="dxa"/>
          </w:tcPr>
          <w:p w14:paraId="13EF48EC" w14:textId="287CD3CC" w:rsidR="00D023FA" w:rsidRPr="00D023FA" w:rsidRDefault="00D90185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{{weight}}</w:t>
            </w:r>
          </w:p>
        </w:tc>
      </w:tr>
      <w:tr w:rsidR="00D023FA" w:rsidRPr="00D023FA" w14:paraId="7E8B0E85" w14:textId="77777777" w:rsidTr="00CF7C87">
        <w:tc>
          <w:tcPr>
            <w:tcW w:w="5394" w:type="dxa"/>
            <w:gridSpan w:val="2"/>
            <w:shd w:val="clear" w:color="auto" w:fill="DAE9F7" w:themeFill="text2" w:themeFillTint="1A"/>
          </w:tcPr>
          <w:p w14:paraId="255D9B30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Chief Complaint</w:t>
            </w:r>
          </w:p>
        </w:tc>
        <w:tc>
          <w:tcPr>
            <w:tcW w:w="5396" w:type="dxa"/>
            <w:gridSpan w:val="2"/>
            <w:shd w:val="clear" w:color="auto" w:fill="DAE9F7" w:themeFill="text2" w:themeFillTint="1A"/>
          </w:tcPr>
          <w:p w14:paraId="131743A7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Method of Arrival</w:t>
            </w:r>
          </w:p>
        </w:tc>
      </w:tr>
      <w:tr w:rsidR="00D023FA" w:rsidRPr="00D023FA" w14:paraId="5E5C6218" w14:textId="77777777" w:rsidTr="00CF7C87">
        <w:tc>
          <w:tcPr>
            <w:tcW w:w="5394" w:type="dxa"/>
            <w:gridSpan w:val="2"/>
          </w:tcPr>
          <w:p w14:paraId="37B8EEA4" w14:textId="1233ED45" w:rsidR="00D023FA" w:rsidRPr="00D023FA" w:rsidRDefault="00D90185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{{chief_complaint}}</w:t>
            </w:r>
          </w:p>
        </w:tc>
        <w:tc>
          <w:tcPr>
            <w:tcW w:w="5396" w:type="dxa"/>
            <w:gridSpan w:val="2"/>
          </w:tcPr>
          <w:p w14:paraId="4CA7D9D3" w14:textId="4FA3D148" w:rsidR="00D023FA" w:rsidRPr="00D023FA" w:rsidRDefault="00D90185" w:rsidP="00CF7C87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{{arrival</w:t>
            </w:r>
            <w:r w:rsidR="00007F40">
              <w:rPr>
                <w:rFonts w:cs="Calibri"/>
              </w:rPr>
              <w:t>_method</w:t>
            </w:r>
            <w:r>
              <w:rPr>
                <w:rFonts w:cs="Calibri"/>
              </w:rPr>
              <w:t>}}</w:t>
            </w:r>
          </w:p>
        </w:tc>
      </w:tr>
    </w:tbl>
    <w:p w14:paraId="192C28E2" w14:textId="77777777" w:rsidR="00D023FA" w:rsidRPr="00D023FA" w:rsidRDefault="00D023FA" w:rsidP="00D023FA">
      <w:pPr>
        <w:jc w:val="center"/>
        <w:rPr>
          <w:rFonts w:cs="Calibr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D023FA" w:rsidRPr="00D023FA" w14:paraId="1C5956D3" w14:textId="77777777" w:rsidTr="00CF7C87">
        <w:tc>
          <w:tcPr>
            <w:tcW w:w="10790" w:type="dxa"/>
            <w:gridSpan w:val="4"/>
            <w:shd w:val="clear" w:color="auto" w:fill="DAE9F7" w:themeFill="text2" w:themeFillTint="1A"/>
          </w:tcPr>
          <w:p w14:paraId="4E292ABC" w14:textId="77777777" w:rsidR="00D023FA" w:rsidRPr="00D023FA" w:rsidRDefault="00D023FA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History of Present Illness</w:t>
            </w:r>
          </w:p>
        </w:tc>
      </w:tr>
      <w:tr w:rsidR="00D023FA" w:rsidRPr="00D023FA" w14:paraId="713619EC" w14:textId="77777777" w:rsidTr="00CF7C87">
        <w:tc>
          <w:tcPr>
            <w:tcW w:w="10790" w:type="dxa"/>
            <w:gridSpan w:val="4"/>
          </w:tcPr>
          <w:p w14:paraId="2A649F0A" w14:textId="37A4148B" w:rsidR="00D023FA" w:rsidRPr="00D023FA" w:rsidRDefault="00D023FA" w:rsidP="00945C6C">
            <w:pPr>
              <w:rPr>
                <w:rFonts w:cs="Calibri"/>
              </w:rPr>
            </w:pPr>
            <w:r w:rsidRPr="00D023FA">
              <w:rPr>
                <w:rFonts w:cs="Calibri"/>
              </w:rPr>
              <w:t>(Include who Hx is provided by)</w:t>
            </w:r>
            <w:r w:rsidR="00D90185">
              <w:rPr>
                <w:rFonts w:cs="Calibri"/>
              </w:rPr>
              <w:t>{{</w:t>
            </w:r>
            <w:r w:rsidR="00DA4218">
              <w:rPr>
                <w:rFonts w:cs="Calibri"/>
              </w:rPr>
              <w:t>hpi</w:t>
            </w:r>
            <w:r w:rsidR="003B16F3">
              <w:rPr>
                <w:rFonts w:cs="Calibri"/>
              </w:rPr>
              <w:t>}}</w:t>
            </w:r>
          </w:p>
        </w:tc>
      </w:tr>
      <w:tr w:rsidR="00D023FA" w:rsidRPr="00D023FA" w14:paraId="5F064A34" w14:textId="77777777" w:rsidTr="00CF7C87">
        <w:tc>
          <w:tcPr>
            <w:tcW w:w="2697" w:type="dxa"/>
            <w:shd w:val="clear" w:color="auto" w:fill="DAE9F7" w:themeFill="text2" w:themeFillTint="1A"/>
            <w:vAlign w:val="center"/>
          </w:tcPr>
          <w:p w14:paraId="438D6407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PMH</w:t>
            </w:r>
          </w:p>
        </w:tc>
        <w:tc>
          <w:tcPr>
            <w:tcW w:w="2698" w:type="dxa"/>
            <w:shd w:val="clear" w:color="auto" w:fill="DAE9F7" w:themeFill="text2" w:themeFillTint="1A"/>
            <w:vAlign w:val="center"/>
          </w:tcPr>
          <w:p w14:paraId="22432C99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PSH</w:t>
            </w:r>
          </w:p>
        </w:tc>
        <w:tc>
          <w:tcPr>
            <w:tcW w:w="2697" w:type="dxa"/>
            <w:shd w:val="clear" w:color="auto" w:fill="DAE9F7" w:themeFill="text2" w:themeFillTint="1A"/>
            <w:vAlign w:val="center"/>
          </w:tcPr>
          <w:p w14:paraId="0612AB13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FMH</w:t>
            </w:r>
          </w:p>
        </w:tc>
        <w:tc>
          <w:tcPr>
            <w:tcW w:w="2698" w:type="dxa"/>
            <w:shd w:val="clear" w:color="auto" w:fill="DAE9F7" w:themeFill="text2" w:themeFillTint="1A"/>
            <w:vAlign w:val="center"/>
          </w:tcPr>
          <w:p w14:paraId="1539A1F1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Social History</w:t>
            </w:r>
          </w:p>
        </w:tc>
      </w:tr>
      <w:tr w:rsidR="00D023FA" w:rsidRPr="00D023FA" w14:paraId="5AE4E120" w14:textId="77777777" w:rsidTr="00CF7C87">
        <w:tc>
          <w:tcPr>
            <w:tcW w:w="2697" w:type="dxa"/>
            <w:vAlign w:val="center"/>
          </w:tcPr>
          <w:p w14:paraId="0F599AD0" w14:textId="129088D1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</w:t>
            </w:r>
            <w:r w:rsidR="00DA4218">
              <w:rPr>
                <w:rFonts w:cs="Calibri"/>
              </w:rPr>
              <w:t>pmh</w:t>
            </w:r>
            <w:r>
              <w:rPr>
                <w:rFonts w:cs="Calibri"/>
              </w:rPr>
              <w:t>}}</w:t>
            </w:r>
          </w:p>
        </w:tc>
        <w:tc>
          <w:tcPr>
            <w:tcW w:w="2698" w:type="dxa"/>
            <w:vAlign w:val="center"/>
          </w:tcPr>
          <w:p w14:paraId="7B94E2F1" w14:textId="3E758932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</w:t>
            </w:r>
            <w:r w:rsidR="00DA4218">
              <w:rPr>
                <w:rFonts w:cs="Calibri"/>
              </w:rPr>
              <w:t>psh</w:t>
            </w:r>
            <w:r>
              <w:rPr>
                <w:rFonts w:cs="Calibri"/>
              </w:rPr>
              <w:t>}</w:t>
            </w:r>
            <w:r w:rsidR="00DA4218">
              <w:rPr>
                <w:rFonts w:cs="Calibri"/>
              </w:rPr>
              <w:t>}</w:t>
            </w:r>
          </w:p>
        </w:tc>
        <w:tc>
          <w:tcPr>
            <w:tcW w:w="2697" w:type="dxa"/>
            <w:vAlign w:val="center"/>
          </w:tcPr>
          <w:p w14:paraId="19D33F66" w14:textId="0B39AB83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</w:t>
            </w:r>
            <w:r w:rsidR="00DA4218">
              <w:rPr>
                <w:rFonts w:cs="Calibri"/>
              </w:rPr>
              <w:t>fmh}}</w:t>
            </w:r>
          </w:p>
        </w:tc>
        <w:tc>
          <w:tcPr>
            <w:tcW w:w="2698" w:type="dxa"/>
            <w:vAlign w:val="center"/>
          </w:tcPr>
          <w:p w14:paraId="5833EBAB" w14:textId="768CA873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{{social_history}}</w:t>
            </w:r>
          </w:p>
        </w:tc>
      </w:tr>
      <w:tr w:rsidR="00D023FA" w:rsidRPr="00D023FA" w14:paraId="534BF58C" w14:textId="77777777" w:rsidTr="00CF7C87">
        <w:tc>
          <w:tcPr>
            <w:tcW w:w="2697" w:type="dxa"/>
            <w:shd w:val="clear" w:color="auto" w:fill="DAE9F7" w:themeFill="text2" w:themeFillTint="1A"/>
            <w:vAlign w:val="center"/>
          </w:tcPr>
          <w:p w14:paraId="199D78F2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Medications</w:t>
            </w:r>
          </w:p>
        </w:tc>
        <w:tc>
          <w:tcPr>
            <w:tcW w:w="2698" w:type="dxa"/>
            <w:shd w:val="clear" w:color="auto" w:fill="DAE9F7" w:themeFill="text2" w:themeFillTint="1A"/>
            <w:vAlign w:val="center"/>
          </w:tcPr>
          <w:p w14:paraId="49359A1B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Allergies</w:t>
            </w:r>
          </w:p>
        </w:tc>
        <w:tc>
          <w:tcPr>
            <w:tcW w:w="2697" w:type="dxa"/>
            <w:shd w:val="clear" w:color="auto" w:fill="DAE9F7" w:themeFill="text2" w:themeFillTint="1A"/>
            <w:vAlign w:val="center"/>
          </w:tcPr>
          <w:p w14:paraId="2865CE82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Birth History</w:t>
            </w:r>
          </w:p>
        </w:tc>
        <w:tc>
          <w:tcPr>
            <w:tcW w:w="2698" w:type="dxa"/>
            <w:shd w:val="clear" w:color="auto" w:fill="DAE9F7" w:themeFill="text2" w:themeFillTint="1A"/>
            <w:vAlign w:val="center"/>
          </w:tcPr>
          <w:p w14:paraId="64B01CC1" w14:textId="7777777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Code/Vaccine Status</w:t>
            </w:r>
          </w:p>
        </w:tc>
      </w:tr>
      <w:tr w:rsidR="00D023FA" w:rsidRPr="00D023FA" w14:paraId="3B5EAF68" w14:textId="77777777" w:rsidTr="00CF7C87">
        <w:tc>
          <w:tcPr>
            <w:tcW w:w="2697" w:type="dxa"/>
            <w:vAlign w:val="center"/>
          </w:tcPr>
          <w:p w14:paraId="2417E91B" w14:textId="7076D559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{{medications}}</w:t>
            </w:r>
          </w:p>
        </w:tc>
        <w:tc>
          <w:tcPr>
            <w:tcW w:w="2698" w:type="dxa"/>
            <w:vAlign w:val="center"/>
          </w:tcPr>
          <w:p w14:paraId="44568434" w14:textId="39EB9137" w:rsidR="00D023FA" w:rsidRPr="00D023FA" w:rsidRDefault="003B16F3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{{allergies}}</w:t>
            </w:r>
          </w:p>
        </w:tc>
        <w:tc>
          <w:tcPr>
            <w:tcW w:w="2697" w:type="dxa"/>
            <w:vAlign w:val="center"/>
          </w:tcPr>
          <w:p w14:paraId="461A9F19" w14:textId="5DBEA5FD" w:rsidR="00D023FA" w:rsidRPr="00D023FA" w:rsidRDefault="00CA453D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{{birth_history}}</w:t>
            </w:r>
          </w:p>
        </w:tc>
        <w:tc>
          <w:tcPr>
            <w:tcW w:w="2698" w:type="dxa"/>
            <w:vAlign w:val="center"/>
          </w:tcPr>
          <w:p w14:paraId="0656649E" w14:textId="43F52E47" w:rsidR="00D023FA" w:rsidRPr="00D023FA" w:rsidRDefault="00412EDD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{{c</w:t>
            </w:r>
            <w:r w:rsidR="000907B0">
              <w:rPr>
                <w:rFonts w:cs="Calibri"/>
              </w:rPr>
              <w:t>ode_status}}</w:t>
            </w:r>
          </w:p>
        </w:tc>
      </w:tr>
    </w:tbl>
    <w:p w14:paraId="3A7BF07D" w14:textId="77777777" w:rsidR="00D023FA" w:rsidRPr="00D023FA" w:rsidRDefault="00D023FA" w:rsidP="00D023FA">
      <w:pPr>
        <w:jc w:val="center"/>
        <w:rPr>
          <w:rFonts w:cs="Calibr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3944"/>
        <w:gridCol w:w="1395"/>
        <w:gridCol w:w="3865"/>
      </w:tblGrid>
      <w:tr w:rsidR="00D023FA" w:rsidRPr="00D023FA" w14:paraId="2032E52D" w14:textId="77777777" w:rsidTr="00CF7C87">
        <w:tc>
          <w:tcPr>
            <w:tcW w:w="10790" w:type="dxa"/>
            <w:gridSpan w:val="4"/>
            <w:shd w:val="clear" w:color="auto" w:fill="DAE9F7" w:themeFill="text2" w:themeFillTint="1A"/>
          </w:tcPr>
          <w:p w14:paraId="3FC5BEBB" w14:textId="77777777" w:rsidR="00D023FA" w:rsidRPr="00D023FA" w:rsidRDefault="00D023FA" w:rsidP="00CF7C87">
            <w:pPr>
              <w:jc w:val="center"/>
              <w:rPr>
                <w:rFonts w:cs="Calibri"/>
                <w:b/>
                <w:bCs/>
              </w:rPr>
            </w:pPr>
            <w:r w:rsidRPr="00D023FA">
              <w:rPr>
                <w:rFonts w:cs="Calibri"/>
                <w:b/>
                <w:bCs/>
              </w:rPr>
              <w:t>Review of Systems</w:t>
            </w:r>
          </w:p>
        </w:tc>
      </w:tr>
      <w:tr w:rsidR="00D023FA" w:rsidRPr="00D023FA" w14:paraId="3C99FE0F" w14:textId="77777777" w:rsidTr="00CF7C87">
        <w:tc>
          <w:tcPr>
            <w:tcW w:w="1586" w:type="dxa"/>
          </w:tcPr>
          <w:p w14:paraId="5B8EAFA3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Neuro</w:t>
            </w:r>
          </w:p>
        </w:tc>
        <w:tc>
          <w:tcPr>
            <w:tcW w:w="3944" w:type="dxa"/>
          </w:tcPr>
          <w:p w14:paraId="0BF4D437" w14:textId="1067CFD6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{{neuro_ros}}</w:t>
            </w:r>
          </w:p>
        </w:tc>
        <w:tc>
          <w:tcPr>
            <w:tcW w:w="1395" w:type="dxa"/>
          </w:tcPr>
          <w:p w14:paraId="4A7DE6D8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MSK</w:t>
            </w:r>
          </w:p>
        </w:tc>
        <w:tc>
          <w:tcPr>
            <w:tcW w:w="3865" w:type="dxa"/>
          </w:tcPr>
          <w:p w14:paraId="5B0DD465" w14:textId="5A382C16" w:rsidR="000907B0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{{msk_ros}}</w:t>
            </w:r>
          </w:p>
        </w:tc>
      </w:tr>
      <w:tr w:rsidR="00D023FA" w:rsidRPr="00D023FA" w14:paraId="1F9692DF" w14:textId="77777777" w:rsidTr="00CF7C87">
        <w:tc>
          <w:tcPr>
            <w:tcW w:w="1586" w:type="dxa"/>
          </w:tcPr>
          <w:p w14:paraId="7AB45758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HEENT</w:t>
            </w:r>
          </w:p>
        </w:tc>
        <w:tc>
          <w:tcPr>
            <w:tcW w:w="3944" w:type="dxa"/>
          </w:tcPr>
          <w:p w14:paraId="7387B943" w14:textId="223F50EB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{{heent_ros}}</w:t>
            </w:r>
          </w:p>
        </w:tc>
        <w:tc>
          <w:tcPr>
            <w:tcW w:w="1395" w:type="dxa"/>
          </w:tcPr>
          <w:p w14:paraId="38DB2791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Endo</w:t>
            </w:r>
          </w:p>
        </w:tc>
        <w:tc>
          <w:tcPr>
            <w:tcW w:w="3865" w:type="dxa"/>
          </w:tcPr>
          <w:p w14:paraId="4A89B2A0" w14:textId="330697E1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{{endo_ros}}</w:t>
            </w:r>
          </w:p>
        </w:tc>
      </w:tr>
      <w:tr w:rsidR="00D023FA" w:rsidRPr="00D023FA" w14:paraId="5C84E191" w14:textId="77777777" w:rsidTr="00CF7C87">
        <w:tc>
          <w:tcPr>
            <w:tcW w:w="1586" w:type="dxa"/>
          </w:tcPr>
          <w:p w14:paraId="6E8D3A51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CV</w:t>
            </w:r>
          </w:p>
        </w:tc>
        <w:tc>
          <w:tcPr>
            <w:tcW w:w="3944" w:type="dxa"/>
          </w:tcPr>
          <w:p w14:paraId="3B03364E" w14:textId="0695910B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{{cv_ros}}</w:t>
            </w:r>
          </w:p>
        </w:tc>
        <w:tc>
          <w:tcPr>
            <w:tcW w:w="1395" w:type="dxa"/>
          </w:tcPr>
          <w:p w14:paraId="05471200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Heme</w:t>
            </w:r>
          </w:p>
        </w:tc>
        <w:tc>
          <w:tcPr>
            <w:tcW w:w="3865" w:type="dxa"/>
          </w:tcPr>
          <w:p w14:paraId="128A3E4E" w14:textId="09EAC987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{{heme_ros}}</w:t>
            </w:r>
          </w:p>
        </w:tc>
      </w:tr>
      <w:tr w:rsidR="00D023FA" w:rsidRPr="00D023FA" w14:paraId="2DD2D4C0" w14:textId="77777777" w:rsidTr="00CF7C87">
        <w:tc>
          <w:tcPr>
            <w:tcW w:w="1586" w:type="dxa"/>
          </w:tcPr>
          <w:p w14:paraId="70CE707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Respiratory</w:t>
            </w:r>
          </w:p>
        </w:tc>
        <w:tc>
          <w:tcPr>
            <w:tcW w:w="3944" w:type="dxa"/>
          </w:tcPr>
          <w:p w14:paraId="3ABD3137" w14:textId="567EC1A7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{{resp_ros}}</w:t>
            </w:r>
          </w:p>
        </w:tc>
        <w:tc>
          <w:tcPr>
            <w:tcW w:w="1395" w:type="dxa"/>
          </w:tcPr>
          <w:p w14:paraId="0715D670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Skin</w:t>
            </w:r>
          </w:p>
        </w:tc>
        <w:tc>
          <w:tcPr>
            <w:tcW w:w="3865" w:type="dxa"/>
          </w:tcPr>
          <w:p w14:paraId="6BD036CA" w14:textId="4F069593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{{skin_ros}}</w:t>
            </w:r>
          </w:p>
        </w:tc>
      </w:tr>
      <w:tr w:rsidR="00D023FA" w:rsidRPr="00D023FA" w14:paraId="763AC6B5" w14:textId="77777777" w:rsidTr="00CF7C87">
        <w:tc>
          <w:tcPr>
            <w:tcW w:w="1586" w:type="dxa"/>
          </w:tcPr>
          <w:p w14:paraId="0C389CD9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GI</w:t>
            </w:r>
          </w:p>
        </w:tc>
        <w:tc>
          <w:tcPr>
            <w:tcW w:w="3944" w:type="dxa"/>
          </w:tcPr>
          <w:p w14:paraId="72E5F52A" w14:textId="0755B505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{{gi_ros}}</w:t>
            </w:r>
          </w:p>
        </w:tc>
        <w:tc>
          <w:tcPr>
            <w:tcW w:w="1395" w:type="dxa"/>
          </w:tcPr>
          <w:p w14:paraId="7AFB3F4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Psych</w:t>
            </w:r>
          </w:p>
        </w:tc>
        <w:tc>
          <w:tcPr>
            <w:tcW w:w="3865" w:type="dxa"/>
          </w:tcPr>
          <w:p w14:paraId="13B73361" w14:textId="57C88553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{{psych_</w:t>
            </w:r>
            <w:r w:rsidR="001A4EA1">
              <w:rPr>
                <w:rFonts w:cs="Calibri"/>
              </w:rPr>
              <w:t>ros}}</w:t>
            </w:r>
          </w:p>
        </w:tc>
      </w:tr>
      <w:tr w:rsidR="00D023FA" w:rsidRPr="00D023FA" w14:paraId="4D729E29" w14:textId="77777777" w:rsidTr="00CF7C87">
        <w:tc>
          <w:tcPr>
            <w:tcW w:w="1586" w:type="dxa"/>
          </w:tcPr>
          <w:p w14:paraId="47E60FFB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GU</w:t>
            </w:r>
          </w:p>
        </w:tc>
        <w:tc>
          <w:tcPr>
            <w:tcW w:w="3944" w:type="dxa"/>
          </w:tcPr>
          <w:p w14:paraId="5FFFDE55" w14:textId="5FB55A48" w:rsidR="00D023FA" w:rsidRPr="00D023FA" w:rsidRDefault="000907B0" w:rsidP="00CF7C87">
            <w:pPr>
              <w:rPr>
                <w:rFonts w:cs="Calibri"/>
              </w:rPr>
            </w:pPr>
            <w:r>
              <w:rPr>
                <w:rFonts w:cs="Calibri"/>
              </w:rPr>
              <w:t>{{gu_ros}}</w:t>
            </w:r>
          </w:p>
        </w:tc>
        <w:tc>
          <w:tcPr>
            <w:tcW w:w="1395" w:type="dxa"/>
          </w:tcPr>
          <w:p w14:paraId="76014E06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General</w:t>
            </w:r>
          </w:p>
        </w:tc>
        <w:tc>
          <w:tcPr>
            <w:tcW w:w="3865" w:type="dxa"/>
          </w:tcPr>
          <w:p w14:paraId="2B1B32A5" w14:textId="28B942E3" w:rsidR="00D023FA" w:rsidRPr="00D023FA" w:rsidRDefault="001A4EA1" w:rsidP="00CF7C87">
            <w:pPr>
              <w:rPr>
                <w:rFonts w:cs="Calibri"/>
              </w:rPr>
            </w:pPr>
            <w:r>
              <w:rPr>
                <w:rFonts w:cs="Calibri"/>
              </w:rPr>
              <w:t>{{general_ros}}</w:t>
            </w:r>
          </w:p>
        </w:tc>
      </w:tr>
    </w:tbl>
    <w:p w14:paraId="412A69E7" w14:textId="77777777" w:rsidR="00D023FA" w:rsidRPr="00D023FA" w:rsidRDefault="00D023FA" w:rsidP="00D023FA">
      <w:pPr>
        <w:jc w:val="center"/>
        <w:rPr>
          <w:rFonts w:cs="Calibr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543"/>
        <w:gridCol w:w="2158"/>
        <w:gridCol w:w="2158"/>
        <w:gridCol w:w="2158"/>
        <w:gridCol w:w="2158"/>
      </w:tblGrid>
      <w:tr w:rsidR="00D023FA" w:rsidRPr="00D023FA" w14:paraId="59BAFAF0" w14:textId="77777777" w:rsidTr="46836794">
        <w:tc>
          <w:tcPr>
            <w:tcW w:w="10790" w:type="dxa"/>
            <w:gridSpan w:val="6"/>
            <w:shd w:val="clear" w:color="auto" w:fill="DAE9F7" w:themeFill="text2" w:themeFillTint="1A"/>
          </w:tcPr>
          <w:p w14:paraId="132DA90C" w14:textId="61CD1C9E" w:rsidR="00D023FA" w:rsidRPr="00D023FA" w:rsidRDefault="0CEC35B2" w:rsidP="00CF7C87">
            <w:pPr>
              <w:jc w:val="center"/>
              <w:rPr>
                <w:rFonts w:cs="Calibri"/>
                <w:b/>
                <w:bCs/>
              </w:rPr>
            </w:pPr>
            <w:r w:rsidRPr="46836794">
              <w:rPr>
                <w:rFonts w:cs="Calibri"/>
                <w:b/>
                <w:bCs/>
              </w:rPr>
              <w:t xml:space="preserve">Baseline Simulator State: </w:t>
            </w:r>
            <w:r w:rsidR="00D023FA" w:rsidRPr="46836794">
              <w:rPr>
                <w:rFonts w:cs="Calibri"/>
                <w:b/>
                <w:bCs/>
              </w:rPr>
              <w:t xml:space="preserve">Vitals </w:t>
            </w:r>
            <w:r w:rsidR="5CF1CAA3" w:rsidRPr="46836794">
              <w:rPr>
                <w:rFonts w:cs="Calibri"/>
                <w:b/>
                <w:bCs/>
              </w:rPr>
              <w:t xml:space="preserve">and Physical Exam </w:t>
            </w:r>
            <w:r w:rsidR="00D023FA" w:rsidRPr="46836794">
              <w:rPr>
                <w:rFonts w:cs="Calibri"/>
                <w:b/>
                <w:bCs/>
              </w:rPr>
              <w:t>on Arrival</w:t>
            </w:r>
          </w:p>
        </w:tc>
      </w:tr>
      <w:tr w:rsidR="00D023FA" w:rsidRPr="00D023FA" w14:paraId="0918AEB6" w14:textId="77777777" w:rsidTr="46836794">
        <w:tc>
          <w:tcPr>
            <w:tcW w:w="2158" w:type="dxa"/>
            <w:gridSpan w:val="2"/>
          </w:tcPr>
          <w:p w14:paraId="7539B143" w14:textId="70D08AB6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HR</w:t>
            </w:r>
            <w:r w:rsidR="00152468">
              <w:rPr>
                <w:rFonts w:cs="Calibri"/>
              </w:rPr>
              <w:t>: {{hr_arrive}}</w:t>
            </w:r>
          </w:p>
        </w:tc>
        <w:tc>
          <w:tcPr>
            <w:tcW w:w="2158" w:type="dxa"/>
          </w:tcPr>
          <w:p w14:paraId="41523CA5" w14:textId="2EFA60C4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BP</w:t>
            </w:r>
            <w:r w:rsidR="00152468">
              <w:rPr>
                <w:rFonts w:cs="Calibri"/>
              </w:rPr>
              <w:t>: {{bp_arrive}}</w:t>
            </w:r>
          </w:p>
        </w:tc>
        <w:tc>
          <w:tcPr>
            <w:tcW w:w="2158" w:type="dxa"/>
          </w:tcPr>
          <w:p w14:paraId="0AED4F99" w14:textId="565EFFB7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RR</w:t>
            </w:r>
            <w:r w:rsidR="00152468">
              <w:rPr>
                <w:rFonts w:cs="Calibri"/>
              </w:rPr>
              <w:t>: {{rr_arrive}}</w:t>
            </w:r>
          </w:p>
        </w:tc>
        <w:tc>
          <w:tcPr>
            <w:tcW w:w="2158" w:type="dxa"/>
          </w:tcPr>
          <w:p w14:paraId="4D136943" w14:textId="336CAF16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O</w:t>
            </w:r>
            <w:r w:rsidRPr="00D023FA">
              <w:rPr>
                <w:rFonts w:cs="Calibri"/>
                <w:vertAlign w:val="subscript"/>
              </w:rPr>
              <w:t xml:space="preserve">2 </w:t>
            </w:r>
            <w:r w:rsidRPr="00D023FA">
              <w:rPr>
                <w:rFonts w:cs="Calibri"/>
              </w:rPr>
              <w:t>Sat %</w:t>
            </w:r>
            <w:r w:rsidR="00152468">
              <w:rPr>
                <w:rFonts w:cs="Calibri"/>
              </w:rPr>
              <w:t>: {{o2_arrive}}</w:t>
            </w:r>
          </w:p>
        </w:tc>
        <w:tc>
          <w:tcPr>
            <w:tcW w:w="2158" w:type="dxa"/>
          </w:tcPr>
          <w:p w14:paraId="7CBA1085" w14:textId="4F48878E" w:rsidR="00D023FA" w:rsidRPr="00D023FA" w:rsidRDefault="00D023FA" w:rsidP="00945C6C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Temp °</w:t>
            </w:r>
            <w:r w:rsidR="00152468">
              <w:rPr>
                <w:rFonts w:cs="Calibri"/>
              </w:rPr>
              <w:t>: {{temp_arrive}}</w:t>
            </w:r>
          </w:p>
        </w:tc>
      </w:tr>
      <w:tr w:rsidR="006910DF" w:rsidRPr="00D023FA" w14:paraId="26AB2612" w14:textId="77777777" w:rsidTr="46836794">
        <w:tc>
          <w:tcPr>
            <w:tcW w:w="2158" w:type="dxa"/>
            <w:gridSpan w:val="2"/>
          </w:tcPr>
          <w:p w14:paraId="27B78263" w14:textId="69E89438" w:rsidR="006910DF" w:rsidRPr="00D023FA" w:rsidRDefault="006910DF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Rhythm</w:t>
            </w:r>
            <w:r w:rsidR="00152468">
              <w:rPr>
                <w:rFonts w:cs="Calibri"/>
              </w:rPr>
              <w:t>: {{rhythm_arrive}}</w:t>
            </w:r>
          </w:p>
        </w:tc>
        <w:tc>
          <w:tcPr>
            <w:tcW w:w="2158" w:type="dxa"/>
          </w:tcPr>
          <w:p w14:paraId="4611E768" w14:textId="2933B759" w:rsidR="006910DF" w:rsidRPr="00D023FA" w:rsidRDefault="0010219E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BGL</w:t>
            </w:r>
            <w:r w:rsidR="00152468">
              <w:rPr>
                <w:rFonts w:cs="Calibri"/>
              </w:rPr>
              <w:t>: {{glucose_arrive}}</w:t>
            </w:r>
          </w:p>
        </w:tc>
        <w:tc>
          <w:tcPr>
            <w:tcW w:w="2158" w:type="dxa"/>
          </w:tcPr>
          <w:p w14:paraId="37E759A6" w14:textId="24AAE695" w:rsidR="006910DF" w:rsidRPr="00D023FA" w:rsidRDefault="0010219E" w:rsidP="00945C6C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GCS</w:t>
            </w:r>
            <w:r w:rsidR="00961DF4">
              <w:rPr>
                <w:rFonts w:cs="Calibri"/>
              </w:rPr>
              <w:t xml:space="preserve"> (EVM)</w:t>
            </w:r>
            <w:r w:rsidR="00152468">
              <w:rPr>
                <w:rFonts w:cs="Calibri"/>
              </w:rPr>
              <w:t xml:space="preserve">: </w:t>
            </w:r>
            <w:r w:rsidR="00C6279B">
              <w:rPr>
                <w:rFonts w:cs="Calibri"/>
              </w:rPr>
              <w:t>{{gcs_arrive}}</w:t>
            </w:r>
          </w:p>
        </w:tc>
        <w:tc>
          <w:tcPr>
            <w:tcW w:w="2158" w:type="dxa"/>
          </w:tcPr>
          <w:p w14:paraId="4166F91D" w14:textId="77777777" w:rsidR="006910DF" w:rsidRPr="00D023FA" w:rsidRDefault="006910DF" w:rsidP="00945C6C">
            <w:pPr>
              <w:jc w:val="center"/>
              <w:rPr>
                <w:rFonts w:cs="Calibri"/>
              </w:rPr>
            </w:pPr>
          </w:p>
        </w:tc>
        <w:tc>
          <w:tcPr>
            <w:tcW w:w="2158" w:type="dxa"/>
          </w:tcPr>
          <w:p w14:paraId="266FB623" w14:textId="77777777" w:rsidR="006910DF" w:rsidRPr="00D023FA" w:rsidRDefault="006910DF" w:rsidP="00945C6C">
            <w:pPr>
              <w:jc w:val="center"/>
              <w:rPr>
                <w:rFonts w:cs="Calibri"/>
              </w:rPr>
            </w:pPr>
          </w:p>
        </w:tc>
      </w:tr>
      <w:tr w:rsidR="00D023FA" w:rsidRPr="00D023FA" w14:paraId="191C0D5F" w14:textId="77777777" w:rsidTr="46836794">
        <w:tc>
          <w:tcPr>
            <w:tcW w:w="10790" w:type="dxa"/>
            <w:gridSpan w:val="6"/>
            <w:shd w:val="clear" w:color="auto" w:fill="DAE9F7" w:themeFill="text2" w:themeFillTint="1A"/>
          </w:tcPr>
          <w:p w14:paraId="305C45EC" w14:textId="77777777" w:rsidR="00D023FA" w:rsidRDefault="00D023FA" w:rsidP="00CF7C87">
            <w:pPr>
              <w:jc w:val="center"/>
              <w:rPr>
                <w:rFonts w:cs="Calibri"/>
              </w:rPr>
            </w:pPr>
            <w:r w:rsidRPr="006A7D5C">
              <w:rPr>
                <w:rFonts w:cs="Calibri"/>
              </w:rPr>
              <w:t>Physical Exam</w:t>
            </w:r>
          </w:p>
          <w:p w14:paraId="12F34147" w14:textId="5D920F40" w:rsidR="003C47EC" w:rsidRPr="006A7D5C" w:rsidRDefault="003C47EC" w:rsidP="00CF7C87">
            <w:pPr>
              <w:jc w:val="center"/>
              <w:rPr>
                <w:rFonts w:cs="Calibri"/>
              </w:rPr>
            </w:pPr>
            <w:r w:rsidRPr="003C47EC">
              <w:rPr>
                <w:rFonts w:cs="Calibri"/>
                <w:sz w:val="16"/>
                <w:szCs w:val="16"/>
              </w:rPr>
              <w:t>(</w:t>
            </w:r>
            <w:hyperlink r:id="rId15" w:history="1">
              <w:r w:rsidR="00964E33">
                <w:rPr>
                  <w:rStyle w:val="Hyperlink"/>
                  <w:rFonts w:cs="Calibri"/>
                  <w:sz w:val="16"/>
                  <w:szCs w:val="16"/>
                </w:rPr>
                <w:t>Click here for a list of functions our Hi-Fi manikins can simulate</w:t>
              </w:r>
            </w:hyperlink>
            <w:r w:rsidRPr="003C47EC">
              <w:rPr>
                <w:rFonts w:cs="Calibri"/>
                <w:sz w:val="16"/>
                <w:szCs w:val="16"/>
              </w:rPr>
              <w:t>)</w:t>
            </w:r>
          </w:p>
        </w:tc>
      </w:tr>
      <w:tr w:rsidR="00D023FA" w:rsidRPr="00D023FA" w14:paraId="0C4ADCE1" w14:textId="77777777" w:rsidTr="46836794">
        <w:tc>
          <w:tcPr>
            <w:tcW w:w="1615" w:type="dxa"/>
          </w:tcPr>
          <w:p w14:paraId="6439C16A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General</w:t>
            </w:r>
          </w:p>
        </w:tc>
        <w:tc>
          <w:tcPr>
            <w:tcW w:w="9175" w:type="dxa"/>
            <w:gridSpan w:val="5"/>
          </w:tcPr>
          <w:p w14:paraId="16BDD96D" w14:textId="31CADEEC" w:rsidR="00D023FA" w:rsidRPr="00D023FA" w:rsidRDefault="00287BBF" w:rsidP="00CF7C87">
            <w:pPr>
              <w:rPr>
                <w:rFonts w:cs="Calibri"/>
              </w:rPr>
            </w:pPr>
            <w:r>
              <w:rPr>
                <w:rFonts w:cs="Calibri"/>
              </w:rPr>
              <w:t>{{</w:t>
            </w:r>
            <w:r w:rsidR="0029330D">
              <w:rPr>
                <w:rFonts w:cs="Calibri"/>
              </w:rPr>
              <w:t>general_pe}}</w:t>
            </w:r>
          </w:p>
        </w:tc>
      </w:tr>
      <w:tr w:rsidR="00D023FA" w:rsidRPr="00D023FA" w14:paraId="4A0666BA" w14:textId="77777777" w:rsidTr="46836794">
        <w:tc>
          <w:tcPr>
            <w:tcW w:w="1615" w:type="dxa"/>
          </w:tcPr>
          <w:p w14:paraId="2F0852A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Neuro</w:t>
            </w:r>
          </w:p>
        </w:tc>
        <w:tc>
          <w:tcPr>
            <w:tcW w:w="9175" w:type="dxa"/>
            <w:gridSpan w:val="5"/>
          </w:tcPr>
          <w:p w14:paraId="6D57528A" w14:textId="799AB1A8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{{neuro_pe}}</w:t>
            </w:r>
          </w:p>
        </w:tc>
      </w:tr>
      <w:tr w:rsidR="00D023FA" w:rsidRPr="00D023FA" w14:paraId="062525C9" w14:textId="77777777" w:rsidTr="46836794">
        <w:tc>
          <w:tcPr>
            <w:tcW w:w="1615" w:type="dxa"/>
          </w:tcPr>
          <w:p w14:paraId="729FCB4E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HEENT</w:t>
            </w:r>
          </w:p>
        </w:tc>
        <w:tc>
          <w:tcPr>
            <w:tcW w:w="9175" w:type="dxa"/>
            <w:gridSpan w:val="5"/>
          </w:tcPr>
          <w:p w14:paraId="77475217" w14:textId="34977FF5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{{heent_pe}}</w:t>
            </w:r>
          </w:p>
        </w:tc>
      </w:tr>
      <w:tr w:rsidR="00D023FA" w:rsidRPr="00D023FA" w14:paraId="2DBB4EA5" w14:textId="77777777" w:rsidTr="46836794">
        <w:tc>
          <w:tcPr>
            <w:tcW w:w="1615" w:type="dxa"/>
          </w:tcPr>
          <w:p w14:paraId="5A273303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CV</w:t>
            </w:r>
          </w:p>
        </w:tc>
        <w:tc>
          <w:tcPr>
            <w:tcW w:w="9175" w:type="dxa"/>
            <w:gridSpan w:val="5"/>
          </w:tcPr>
          <w:p w14:paraId="2CDCCD43" w14:textId="40383452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{{cv_pe}}</w:t>
            </w:r>
          </w:p>
        </w:tc>
      </w:tr>
      <w:tr w:rsidR="00D023FA" w:rsidRPr="00D023FA" w14:paraId="10B7362A" w14:textId="77777777" w:rsidTr="46836794">
        <w:tc>
          <w:tcPr>
            <w:tcW w:w="1615" w:type="dxa"/>
          </w:tcPr>
          <w:p w14:paraId="05C4D87A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Resp</w:t>
            </w:r>
          </w:p>
        </w:tc>
        <w:tc>
          <w:tcPr>
            <w:tcW w:w="9175" w:type="dxa"/>
            <w:gridSpan w:val="5"/>
          </w:tcPr>
          <w:p w14:paraId="6BB16D33" w14:textId="297C5246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{{resp_pe}}</w:t>
            </w:r>
          </w:p>
        </w:tc>
      </w:tr>
      <w:tr w:rsidR="00D023FA" w:rsidRPr="00D023FA" w14:paraId="068DB78F" w14:textId="77777777" w:rsidTr="46836794">
        <w:tc>
          <w:tcPr>
            <w:tcW w:w="1615" w:type="dxa"/>
          </w:tcPr>
          <w:p w14:paraId="5FA5ADD1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Abd</w:t>
            </w:r>
          </w:p>
        </w:tc>
        <w:tc>
          <w:tcPr>
            <w:tcW w:w="9175" w:type="dxa"/>
            <w:gridSpan w:val="5"/>
          </w:tcPr>
          <w:p w14:paraId="720A0C7B" w14:textId="202D0079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{{abd_pe}}</w:t>
            </w:r>
          </w:p>
        </w:tc>
      </w:tr>
      <w:tr w:rsidR="00D023FA" w:rsidRPr="00D023FA" w14:paraId="35EA1F9D" w14:textId="77777777" w:rsidTr="46836794">
        <w:tc>
          <w:tcPr>
            <w:tcW w:w="1615" w:type="dxa"/>
          </w:tcPr>
          <w:p w14:paraId="05C7999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GU</w:t>
            </w:r>
          </w:p>
        </w:tc>
        <w:tc>
          <w:tcPr>
            <w:tcW w:w="9175" w:type="dxa"/>
            <w:gridSpan w:val="5"/>
          </w:tcPr>
          <w:p w14:paraId="555B982F" w14:textId="33A6B6C6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{{gu_pe}}</w:t>
            </w:r>
          </w:p>
        </w:tc>
      </w:tr>
      <w:tr w:rsidR="00D023FA" w:rsidRPr="00D023FA" w14:paraId="0DEFE38C" w14:textId="77777777" w:rsidTr="46836794">
        <w:tc>
          <w:tcPr>
            <w:tcW w:w="1615" w:type="dxa"/>
          </w:tcPr>
          <w:p w14:paraId="71CB8A0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MSK</w:t>
            </w:r>
          </w:p>
        </w:tc>
        <w:tc>
          <w:tcPr>
            <w:tcW w:w="9175" w:type="dxa"/>
            <w:gridSpan w:val="5"/>
          </w:tcPr>
          <w:p w14:paraId="287AE6AB" w14:textId="446363B6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{{msk_pe}}</w:t>
            </w:r>
          </w:p>
        </w:tc>
      </w:tr>
      <w:tr w:rsidR="00D023FA" w:rsidRPr="00D023FA" w14:paraId="76F750DB" w14:textId="77777777" w:rsidTr="46836794">
        <w:tc>
          <w:tcPr>
            <w:tcW w:w="1615" w:type="dxa"/>
          </w:tcPr>
          <w:p w14:paraId="46F938E4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Skin</w:t>
            </w:r>
          </w:p>
        </w:tc>
        <w:tc>
          <w:tcPr>
            <w:tcW w:w="9175" w:type="dxa"/>
            <w:gridSpan w:val="5"/>
          </w:tcPr>
          <w:p w14:paraId="62086429" w14:textId="2FBD8C86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{{skin_pe}}</w:t>
            </w:r>
          </w:p>
        </w:tc>
      </w:tr>
      <w:tr w:rsidR="00D023FA" w:rsidRPr="00D023FA" w14:paraId="1027C414" w14:textId="77777777" w:rsidTr="46836794">
        <w:tc>
          <w:tcPr>
            <w:tcW w:w="1615" w:type="dxa"/>
          </w:tcPr>
          <w:p w14:paraId="08E5EB35" w14:textId="77777777" w:rsidR="00D023FA" w:rsidRPr="00D023FA" w:rsidRDefault="00D023FA" w:rsidP="00CF7C87">
            <w:pPr>
              <w:jc w:val="center"/>
              <w:rPr>
                <w:rFonts w:cs="Calibri"/>
              </w:rPr>
            </w:pPr>
            <w:r w:rsidRPr="00D023FA">
              <w:rPr>
                <w:rFonts w:cs="Calibri"/>
              </w:rPr>
              <w:t>Psych</w:t>
            </w:r>
          </w:p>
        </w:tc>
        <w:tc>
          <w:tcPr>
            <w:tcW w:w="9175" w:type="dxa"/>
            <w:gridSpan w:val="5"/>
          </w:tcPr>
          <w:p w14:paraId="777CF74A" w14:textId="4FBD07F1" w:rsidR="00D023FA" w:rsidRPr="00D023FA" w:rsidRDefault="0029330D" w:rsidP="00CF7C87">
            <w:pPr>
              <w:rPr>
                <w:rFonts w:cs="Calibri"/>
              </w:rPr>
            </w:pPr>
            <w:r>
              <w:rPr>
                <w:rFonts w:cs="Calibri"/>
              </w:rPr>
              <w:t>{{psych_pe}}</w:t>
            </w:r>
          </w:p>
        </w:tc>
      </w:tr>
    </w:tbl>
    <w:p w14:paraId="5E59772A" w14:textId="77777777" w:rsidR="009459BC" w:rsidRDefault="009459BC">
      <w:pPr>
        <w:rPr>
          <w:b/>
          <w:bCs/>
          <w:sz w:val="22"/>
          <w:szCs w:val="22"/>
        </w:rPr>
      </w:pPr>
    </w:p>
    <w:p w14:paraId="7CB69B38" w14:textId="77777777" w:rsidR="00985175" w:rsidRDefault="00985175">
      <w:pPr>
        <w:rPr>
          <w:b/>
          <w:bCs/>
          <w:sz w:val="22"/>
          <w:szCs w:val="22"/>
        </w:rPr>
        <w:sectPr w:rsidR="00985175" w:rsidSect="00A1652D">
          <w:pgSz w:w="12240" w:h="15840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53E0AACD" w14:textId="77777777" w:rsidR="009459BC" w:rsidRPr="009459BC" w:rsidRDefault="009459BC" w:rsidP="009459BC">
      <w:pPr>
        <w:rPr>
          <w:rFonts w:cs="Calibri"/>
          <w:b/>
          <w:bCs/>
        </w:rPr>
      </w:pPr>
      <w:r w:rsidRPr="009459BC">
        <w:rPr>
          <w:rFonts w:cs="Calibri"/>
          <w:b/>
          <w:bCs/>
        </w:rPr>
        <w:lastRenderedPageBreak/>
        <w:t>SECTION 4: PATIENT STATES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"/>
        <w:gridCol w:w="1457"/>
        <w:gridCol w:w="1516"/>
        <w:gridCol w:w="2204"/>
        <w:gridCol w:w="2893"/>
        <w:gridCol w:w="3813"/>
        <w:gridCol w:w="2155"/>
      </w:tblGrid>
      <w:tr w:rsidR="00A87FBD" w:rsidRPr="009459BC" w14:paraId="25099EC7" w14:textId="77777777" w:rsidTr="00A87FBD">
        <w:trPr>
          <w:trHeight w:val="1224"/>
          <w:jc w:val="center"/>
        </w:trPr>
        <w:tc>
          <w:tcPr>
            <w:tcW w:w="352" w:type="dxa"/>
            <w:shd w:val="clear" w:color="auto" w:fill="DAE9F7" w:themeFill="text2" w:themeFillTint="1A"/>
            <w:vAlign w:val="center"/>
          </w:tcPr>
          <w:p w14:paraId="6D05574E" w14:textId="77777777" w:rsidR="009459BC" w:rsidRPr="009459BC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#</w:t>
            </w:r>
          </w:p>
        </w:tc>
        <w:tc>
          <w:tcPr>
            <w:tcW w:w="1457" w:type="dxa"/>
            <w:shd w:val="clear" w:color="auto" w:fill="DAE9F7" w:themeFill="text2" w:themeFillTint="1A"/>
            <w:vAlign w:val="center"/>
          </w:tcPr>
          <w:p w14:paraId="7A6DCCCC" w14:textId="77777777" w:rsidR="009459BC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State</w:t>
            </w:r>
          </w:p>
          <w:p w14:paraId="00F34D91" w14:textId="235A54CA" w:rsidR="00C2112A" w:rsidRPr="00961DF4" w:rsidRDefault="00C2112A" w:rsidP="00887A8E">
            <w:pPr>
              <w:jc w:val="center"/>
              <w:rPr>
                <w:rFonts w:cs="Calibri"/>
                <w:sz w:val="16"/>
                <w:szCs w:val="16"/>
              </w:rPr>
            </w:pPr>
            <w:r w:rsidRPr="00961DF4">
              <w:rPr>
                <w:rFonts w:cs="Calibri"/>
                <w:sz w:val="16"/>
                <w:szCs w:val="16"/>
              </w:rPr>
              <w:t xml:space="preserve">Identifies the current </w:t>
            </w:r>
            <w:r>
              <w:rPr>
                <w:rFonts w:cs="Calibri"/>
                <w:sz w:val="16"/>
                <w:szCs w:val="16"/>
              </w:rPr>
              <w:t>state</w:t>
            </w:r>
            <w:r w:rsidRPr="00961DF4">
              <w:rPr>
                <w:rFonts w:cs="Calibri"/>
                <w:sz w:val="16"/>
                <w:szCs w:val="16"/>
              </w:rPr>
              <w:t xml:space="preserve"> of the scenario</w:t>
            </w:r>
            <w:r w:rsidR="00A87FBD">
              <w:rPr>
                <w:rFonts w:cs="Calibri"/>
                <w:sz w:val="16"/>
                <w:szCs w:val="16"/>
              </w:rPr>
              <w:t>.</w:t>
            </w:r>
          </w:p>
        </w:tc>
        <w:tc>
          <w:tcPr>
            <w:tcW w:w="1516" w:type="dxa"/>
            <w:shd w:val="clear" w:color="auto" w:fill="DAE9F7" w:themeFill="text2" w:themeFillTint="1A"/>
            <w:vAlign w:val="center"/>
          </w:tcPr>
          <w:p w14:paraId="3BCE9324" w14:textId="77777777" w:rsidR="009459BC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Vital Signs</w:t>
            </w:r>
          </w:p>
          <w:p w14:paraId="10F35B77" w14:textId="2D4A68FE" w:rsidR="00340EF4" w:rsidRPr="00961DF4" w:rsidRDefault="00340EF4" w:rsidP="00887A8E">
            <w:pPr>
              <w:jc w:val="center"/>
              <w:rPr>
                <w:rFonts w:cs="Calibri"/>
                <w:sz w:val="16"/>
                <w:szCs w:val="16"/>
              </w:rPr>
            </w:pPr>
            <w:r w:rsidRPr="00961DF4">
              <w:rPr>
                <w:rFonts w:cs="Calibri"/>
                <w:sz w:val="16"/>
                <w:szCs w:val="16"/>
              </w:rPr>
              <w:t xml:space="preserve">The vital </w:t>
            </w:r>
            <w:r>
              <w:rPr>
                <w:rFonts w:cs="Calibri"/>
                <w:sz w:val="16"/>
                <w:szCs w:val="16"/>
              </w:rPr>
              <w:t>signs</w:t>
            </w:r>
            <w:r w:rsidRPr="00961DF4">
              <w:rPr>
                <w:rFonts w:cs="Calibri"/>
                <w:sz w:val="16"/>
                <w:szCs w:val="16"/>
              </w:rPr>
              <w:t xml:space="preserve"> presented during th</w:t>
            </w:r>
            <w:r>
              <w:rPr>
                <w:rFonts w:cs="Calibri"/>
                <w:sz w:val="16"/>
                <w:szCs w:val="16"/>
              </w:rPr>
              <w:t>e specific</w:t>
            </w:r>
            <w:r w:rsidRPr="00961DF4">
              <w:rPr>
                <w:rFonts w:cs="Calibri"/>
                <w:sz w:val="16"/>
                <w:szCs w:val="16"/>
              </w:rPr>
              <w:t xml:space="preserve"> state</w:t>
            </w:r>
            <w:r w:rsidR="00A87FBD">
              <w:rPr>
                <w:rFonts w:cs="Calibri"/>
                <w:sz w:val="16"/>
                <w:szCs w:val="16"/>
              </w:rPr>
              <w:t>.</w:t>
            </w:r>
          </w:p>
        </w:tc>
        <w:tc>
          <w:tcPr>
            <w:tcW w:w="2204" w:type="dxa"/>
            <w:shd w:val="clear" w:color="auto" w:fill="DAE9F7" w:themeFill="text2" w:themeFillTint="1A"/>
            <w:vAlign w:val="center"/>
          </w:tcPr>
          <w:p w14:paraId="24EA350E" w14:textId="77777777" w:rsidR="009459BC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Physical Exam</w:t>
            </w:r>
          </w:p>
          <w:p w14:paraId="6308A904" w14:textId="4880E2A7" w:rsidR="005E0814" w:rsidRPr="00961DF4" w:rsidRDefault="005E0814" w:rsidP="00887A8E">
            <w:pPr>
              <w:jc w:val="center"/>
              <w:rPr>
                <w:rFonts w:cs="Calibri"/>
                <w:sz w:val="16"/>
                <w:szCs w:val="16"/>
              </w:rPr>
            </w:pPr>
            <w:r w:rsidRPr="00961DF4">
              <w:rPr>
                <w:rFonts w:cs="Calibri"/>
                <w:sz w:val="16"/>
                <w:szCs w:val="16"/>
              </w:rPr>
              <w:t>Observable findings available upon assessment (e.g., lung sounds, skin color, pupil response</w:t>
            </w:r>
            <w:r w:rsidR="00A87FBD">
              <w:rPr>
                <w:rFonts w:cs="Calibri"/>
                <w:sz w:val="16"/>
                <w:szCs w:val="16"/>
              </w:rPr>
              <w:t>)</w:t>
            </w:r>
            <w:r w:rsidRPr="00961DF4">
              <w:rPr>
                <w:rFonts w:cs="Calibri"/>
                <w:sz w:val="16"/>
                <w:szCs w:val="16"/>
              </w:rPr>
              <w:t>.</w:t>
            </w:r>
          </w:p>
        </w:tc>
        <w:tc>
          <w:tcPr>
            <w:tcW w:w="2893" w:type="dxa"/>
            <w:shd w:val="clear" w:color="auto" w:fill="DAE9F7" w:themeFill="text2" w:themeFillTint="1A"/>
            <w:vAlign w:val="center"/>
          </w:tcPr>
          <w:p w14:paraId="723FBF2D" w14:textId="77777777" w:rsidR="009459BC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Expected Learner Actions</w:t>
            </w:r>
          </w:p>
          <w:p w14:paraId="5E48DA0D" w14:textId="3235776A" w:rsidR="005A56DC" w:rsidRPr="00961DF4" w:rsidRDefault="005A56DC" w:rsidP="00887A8E">
            <w:pPr>
              <w:jc w:val="center"/>
              <w:rPr>
                <w:rFonts w:cs="Calibri"/>
                <w:sz w:val="16"/>
                <w:szCs w:val="16"/>
              </w:rPr>
            </w:pPr>
            <w:r w:rsidRPr="00961DF4">
              <w:rPr>
                <w:rFonts w:cs="Calibri"/>
                <w:sz w:val="16"/>
                <w:szCs w:val="16"/>
              </w:rPr>
              <w:t>Key interventions, assessments, or decisions the learners are expected to perform to demonstrate appropriate clinical reasoning.</w:t>
            </w:r>
          </w:p>
        </w:tc>
        <w:tc>
          <w:tcPr>
            <w:tcW w:w="3813" w:type="dxa"/>
            <w:shd w:val="clear" w:color="auto" w:fill="DAE9F7" w:themeFill="text2" w:themeFillTint="1A"/>
            <w:vAlign w:val="center"/>
          </w:tcPr>
          <w:p w14:paraId="30240264" w14:textId="77777777" w:rsidR="00EB21B0" w:rsidRDefault="009459BC" w:rsidP="00887A8E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Facilitator Notes</w:t>
            </w:r>
          </w:p>
          <w:p w14:paraId="2BE213EB" w14:textId="290648CE" w:rsidR="009459BC" w:rsidRPr="00961DF4" w:rsidRDefault="00EB21B0" w:rsidP="00887A8E">
            <w:pPr>
              <w:jc w:val="center"/>
              <w:rPr>
                <w:rFonts w:cs="Calibri"/>
                <w:sz w:val="16"/>
                <w:szCs w:val="16"/>
              </w:rPr>
            </w:pPr>
            <w:r w:rsidRPr="00961DF4">
              <w:rPr>
                <w:rFonts w:cs="Calibri"/>
                <w:sz w:val="16"/>
                <w:szCs w:val="16"/>
              </w:rPr>
              <w:t>Guidance for the instructor to manage the scenario</w:t>
            </w:r>
            <w:r>
              <w:rPr>
                <w:rFonts w:cs="Calibri"/>
                <w:sz w:val="16"/>
                <w:szCs w:val="16"/>
              </w:rPr>
              <w:t>. I</w:t>
            </w:r>
            <w:r w:rsidRPr="00961DF4">
              <w:rPr>
                <w:rFonts w:cs="Calibri"/>
                <w:sz w:val="16"/>
                <w:szCs w:val="16"/>
              </w:rPr>
              <w:t>ncludes cues, reminders, or information to prompt learners or adjust pacing.</w:t>
            </w:r>
          </w:p>
        </w:tc>
        <w:tc>
          <w:tcPr>
            <w:tcW w:w="2155" w:type="dxa"/>
            <w:shd w:val="clear" w:color="auto" w:fill="DAE9F7" w:themeFill="text2" w:themeFillTint="1A"/>
            <w:vAlign w:val="center"/>
          </w:tcPr>
          <w:p w14:paraId="083ED867" w14:textId="65F77CBA" w:rsidR="009459BC" w:rsidRDefault="005D6CDC" w:rsidP="00887A8E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State </w:t>
            </w:r>
            <w:r w:rsidR="005368A9">
              <w:rPr>
                <w:rFonts w:cs="Calibri"/>
                <w:b/>
                <w:bCs/>
              </w:rPr>
              <w:t>Progressions</w:t>
            </w:r>
          </w:p>
          <w:p w14:paraId="1B22E721" w14:textId="7A245C27" w:rsidR="00AD1E12" w:rsidRPr="00961DF4" w:rsidRDefault="00AD1E12" w:rsidP="00887A8E">
            <w:pPr>
              <w:jc w:val="center"/>
              <w:rPr>
                <w:rFonts w:cs="Calibri"/>
              </w:rPr>
            </w:pPr>
            <w:r w:rsidRPr="00961DF4">
              <w:rPr>
                <w:rFonts w:cs="Calibri"/>
                <w:i/>
                <w:iCs/>
                <w:sz w:val="16"/>
                <w:szCs w:val="16"/>
                <w:u w:val="single"/>
              </w:rPr>
              <w:t>Modifiers</w:t>
            </w:r>
            <w:r w:rsidRPr="00961DF4">
              <w:rPr>
                <w:rFonts w:cs="Calibri"/>
                <w:sz w:val="16"/>
                <w:szCs w:val="16"/>
              </w:rPr>
              <w:t xml:space="preserve"> are </w:t>
            </w:r>
            <w:r w:rsidR="00936329" w:rsidRPr="00961DF4">
              <w:rPr>
                <w:rFonts w:cs="Calibri"/>
                <w:sz w:val="16"/>
                <w:szCs w:val="16"/>
              </w:rPr>
              <w:t xml:space="preserve">in-state modifications and </w:t>
            </w:r>
            <w:r w:rsidR="00936329" w:rsidRPr="00961DF4">
              <w:rPr>
                <w:rFonts w:cs="Calibri"/>
                <w:i/>
                <w:iCs/>
                <w:sz w:val="16"/>
                <w:szCs w:val="16"/>
                <w:u w:val="single"/>
              </w:rPr>
              <w:t>Triggers</w:t>
            </w:r>
            <w:r w:rsidR="00936329" w:rsidRPr="00961DF4">
              <w:rPr>
                <w:rFonts w:cs="Calibri"/>
                <w:sz w:val="16"/>
                <w:szCs w:val="16"/>
              </w:rPr>
              <w:t xml:space="preserve"> are </w:t>
            </w:r>
            <w:r w:rsidR="009B375D" w:rsidRPr="00961DF4">
              <w:rPr>
                <w:rFonts w:cs="Calibri"/>
                <w:sz w:val="16"/>
                <w:szCs w:val="16"/>
              </w:rPr>
              <w:t xml:space="preserve">conditions that </w:t>
            </w:r>
            <w:r w:rsidR="005F7211" w:rsidRPr="00961DF4">
              <w:rPr>
                <w:rFonts w:cs="Calibri"/>
                <w:sz w:val="16"/>
                <w:szCs w:val="16"/>
              </w:rPr>
              <w:t>advance to a different state</w:t>
            </w:r>
            <w:r w:rsidR="00A87FBD">
              <w:rPr>
                <w:rFonts w:cs="Calibri"/>
                <w:sz w:val="16"/>
                <w:szCs w:val="16"/>
              </w:rPr>
              <w:t>.</w:t>
            </w:r>
          </w:p>
        </w:tc>
      </w:tr>
      <w:tr w:rsidR="005D6CDC" w:rsidRPr="009459BC" w14:paraId="33661C66" w14:textId="77777777" w:rsidTr="00961DF4">
        <w:trPr>
          <w:trHeight w:val="1440"/>
          <w:jc w:val="center"/>
        </w:trPr>
        <w:tc>
          <w:tcPr>
            <w:tcW w:w="352" w:type="dxa"/>
            <w:vAlign w:val="center"/>
          </w:tcPr>
          <w:p w14:paraId="7D1CFE33" w14:textId="77777777" w:rsidR="009459BC" w:rsidRPr="009459BC" w:rsidRDefault="009459BC" w:rsidP="00CF7C87">
            <w:pPr>
              <w:jc w:val="center"/>
              <w:rPr>
                <w:rFonts w:cs="Calibri"/>
              </w:rPr>
            </w:pPr>
            <w:r w:rsidRPr="009459BC">
              <w:rPr>
                <w:rFonts w:cs="Calibri"/>
              </w:rPr>
              <w:t>1</w:t>
            </w:r>
          </w:p>
        </w:tc>
        <w:tc>
          <w:tcPr>
            <w:tcW w:w="1457" w:type="dxa"/>
            <w:vAlign w:val="center"/>
          </w:tcPr>
          <w:p w14:paraId="5C50D66C" w14:textId="68CAAA1E" w:rsidR="009459BC" w:rsidRPr="009459BC" w:rsidRDefault="00C03886" w:rsidP="00945C6C">
            <w:pPr>
              <w:rPr>
                <w:rFonts w:cs="Calibri"/>
              </w:rPr>
            </w:pPr>
            <w:r>
              <w:t>{{s1_name}}</w:t>
            </w:r>
          </w:p>
        </w:tc>
        <w:tc>
          <w:tcPr>
            <w:tcW w:w="1516" w:type="dxa"/>
            <w:vAlign w:val="center"/>
          </w:tcPr>
          <w:p w14:paraId="1AA17AA7" w14:textId="62681C65" w:rsidR="009459BC" w:rsidRPr="009459BC" w:rsidRDefault="00C03886" w:rsidP="00945C6C">
            <w:pPr>
              <w:rPr>
                <w:rFonts w:cs="Calibri"/>
                <w:sz w:val="18"/>
                <w:szCs w:val="18"/>
              </w:rPr>
            </w:pPr>
            <w:r>
              <w:t>{{s1_vitals}}</w:t>
            </w:r>
          </w:p>
        </w:tc>
        <w:tc>
          <w:tcPr>
            <w:tcW w:w="2204" w:type="dxa"/>
          </w:tcPr>
          <w:p w14:paraId="3FEB1596" w14:textId="0F91012E" w:rsidR="009459BC" w:rsidRPr="009459BC" w:rsidRDefault="00C0388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 xml:space="preserve"> {{s1_pe}}</w:t>
            </w:r>
          </w:p>
        </w:tc>
        <w:tc>
          <w:tcPr>
            <w:tcW w:w="2893" w:type="dxa"/>
          </w:tcPr>
          <w:p w14:paraId="69F29AB9" w14:textId="11A1D779" w:rsidR="00C03886" w:rsidRPr="00745E36" w:rsidRDefault="00C03886" w:rsidP="00C0388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{{s1_actions}}</w:t>
            </w:r>
          </w:p>
          <w:p w14:paraId="347F58D8" w14:textId="77777777" w:rsidR="00C03886" w:rsidRDefault="00C03886" w:rsidP="00C03886">
            <w:pPr>
              <w:rPr>
                <w:rFonts w:cs="Calibri"/>
                <w:sz w:val="18"/>
                <w:szCs w:val="18"/>
              </w:rPr>
            </w:pPr>
          </w:p>
          <w:p w14:paraId="14AA79CC" w14:textId="77777777" w:rsidR="00C03886" w:rsidRDefault="00C03886" w:rsidP="00C03886">
            <w:pPr>
              <w:rPr>
                <w:rFonts w:cs="Calibri"/>
                <w:sz w:val="18"/>
                <w:szCs w:val="18"/>
              </w:rPr>
            </w:pPr>
          </w:p>
          <w:p w14:paraId="38A7E8D2" w14:textId="24CAB511" w:rsidR="00C03886" w:rsidRPr="00C03886" w:rsidRDefault="00C03886" w:rsidP="00C03886">
            <w:pPr>
              <w:jc w:val="center"/>
            </w:pPr>
          </w:p>
        </w:tc>
        <w:tc>
          <w:tcPr>
            <w:tcW w:w="3813" w:type="dxa"/>
          </w:tcPr>
          <w:p w14:paraId="1C9B8527" w14:textId="4F9EB3B5" w:rsidR="009459BC" w:rsidRPr="009459BC" w:rsidRDefault="00C0388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{{s1_notes}}</w:t>
            </w:r>
          </w:p>
        </w:tc>
        <w:tc>
          <w:tcPr>
            <w:tcW w:w="2155" w:type="dxa"/>
          </w:tcPr>
          <w:p w14:paraId="154FD9E0" w14:textId="17F55364" w:rsidR="005368A9" w:rsidRPr="00C03886" w:rsidRDefault="00C03886" w:rsidP="00C0388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{{s1_prog}}</w:t>
            </w:r>
          </w:p>
        </w:tc>
      </w:tr>
      <w:tr w:rsidR="005D6CDC" w:rsidRPr="009459BC" w14:paraId="3F26F1F8" w14:textId="77777777" w:rsidTr="00961DF4">
        <w:trPr>
          <w:trHeight w:val="1440"/>
          <w:jc w:val="center"/>
        </w:trPr>
        <w:tc>
          <w:tcPr>
            <w:tcW w:w="352" w:type="dxa"/>
            <w:vAlign w:val="center"/>
          </w:tcPr>
          <w:p w14:paraId="6F5C4D78" w14:textId="77777777" w:rsidR="009459BC" w:rsidRPr="009459BC" w:rsidRDefault="009459BC" w:rsidP="00CF7C87">
            <w:pPr>
              <w:jc w:val="center"/>
              <w:rPr>
                <w:rFonts w:cs="Calibri"/>
              </w:rPr>
            </w:pPr>
            <w:r w:rsidRPr="009459BC">
              <w:rPr>
                <w:rFonts w:cs="Calibri"/>
              </w:rPr>
              <w:t>2</w:t>
            </w:r>
          </w:p>
        </w:tc>
        <w:tc>
          <w:tcPr>
            <w:tcW w:w="1457" w:type="dxa"/>
            <w:vAlign w:val="center"/>
          </w:tcPr>
          <w:p w14:paraId="4314DB52" w14:textId="007C0FB0" w:rsidR="009459BC" w:rsidRPr="009459BC" w:rsidRDefault="00745E36" w:rsidP="00945C6C">
            <w:pPr>
              <w:rPr>
                <w:rFonts w:cs="Calibri"/>
              </w:rPr>
            </w:pPr>
            <w:r>
              <w:t>{{s2_name}}</w:t>
            </w:r>
          </w:p>
        </w:tc>
        <w:tc>
          <w:tcPr>
            <w:tcW w:w="1516" w:type="dxa"/>
            <w:vAlign w:val="center"/>
          </w:tcPr>
          <w:p w14:paraId="4E97BE8F" w14:textId="44D9A350" w:rsidR="009459BC" w:rsidRPr="009459BC" w:rsidRDefault="00745E36" w:rsidP="00945C6C">
            <w:pPr>
              <w:rPr>
                <w:rFonts w:cs="Calibri"/>
                <w:sz w:val="18"/>
                <w:szCs w:val="18"/>
              </w:rPr>
            </w:pPr>
            <w:r>
              <w:t>{{s2_vitals}}</w:t>
            </w:r>
          </w:p>
        </w:tc>
        <w:tc>
          <w:tcPr>
            <w:tcW w:w="2204" w:type="dxa"/>
          </w:tcPr>
          <w:p w14:paraId="2E764C71" w14:textId="70E8A7AB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2</w:t>
            </w:r>
            <w:r w:rsidRPr="00C03886">
              <w:rPr>
                <w:rFonts w:cs="Calibri"/>
                <w:sz w:val="18"/>
                <w:szCs w:val="18"/>
              </w:rPr>
              <w:t>_pe}}</w:t>
            </w:r>
          </w:p>
        </w:tc>
        <w:tc>
          <w:tcPr>
            <w:tcW w:w="2893" w:type="dxa"/>
          </w:tcPr>
          <w:p w14:paraId="0B5F5263" w14:textId="32A0216D" w:rsidR="009459BC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2</w:t>
            </w:r>
            <w:r w:rsidRPr="00C03886">
              <w:rPr>
                <w:rFonts w:cs="Calibri"/>
                <w:sz w:val="18"/>
                <w:szCs w:val="18"/>
              </w:rPr>
              <w:t>_actions}}</w:t>
            </w:r>
          </w:p>
        </w:tc>
        <w:tc>
          <w:tcPr>
            <w:tcW w:w="3813" w:type="dxa"/>
          </w:tcPr>
          <w:p w14:paraId="62E85071" w14:textId="5D6D1D07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2</w:t>
            </w:r>
            <w:r w:rsidRPr="00C03886">
              <w:rPr>
                <w:rFonts w:cs="Calibri"/>
                <w:sz w:val="18"/>
                <w:szCs w:val="18"/>
              </w:rPr>
              <w:t>_notes}}</w:t>
            </w:r>
          </w:p>
        </w:tc>
        <w:tc>
          <w:tcPr>
            <w:tcW w:w="2155" w:type="dxa"/>
          </w:tcPr>
          <w:p w14:paraId="0562ECE6" w14:textId="317357CB" w:rsidR="009459BC" w:rsidRPr="009459BC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2</w:t>
            </w:r>
            <w:r w:rsidRPr="00C03886">
              <w:rPr>
                <w:rFonts w:cs="Calibri"/>
                <w:sz w:val="18"/>
                <w:szCs w:val="18"/>
              </w:rPr>
              <w:t>_prog}}</w:t>
            </w:r>
          </w:p>
        </w:tc>
      </w:tr>
      <w:tr w:rsidR="005D6CDC" w:rsidRPr="009459BC" w14:paraId="7B4AF03A" w14:textId="77777777" w:rsidTr="00961DF4">
        <w:trPr>
          <w:trHeight w:val="1440"/>
          <w:jc w:val="center"/>
        </w:trPr>
        <w:tc>
          <w:tcPr>
            <w:tcW w:w="352" w:type="dxa"/>
            <w:vAlign w:val="center"/>
          </w:tcPr>
          <w:p w14:paraId="541D9CB2" w14:textId="77777777" w:rsidR="009459BC" w:rsidRPr="009459BC" w:rsidRDefault="009459BC" w:rsidP="00CF7C87">
            <w:pPr>
              <w:jc w:val="center"/>
              <w:rPr>
                <w:rFonts w:cs="Calibri"/>
              </w:rPr>
            </w:pPr>
            <w:r w:rsidRPr="009459BC">
              <w:rPr>
                <w:rFonts w:cs="Calibri"/>
              </w:rPr>
              <w:t>3</w:t>
            </w:r>
          </w:p>
        </w:tc>
        <w:tc>
          <w:tcPr>
            <w:tcW w:w="1457" w:type="dxa"/>
            <w:vAlign w:val="center"/>
          </w:tcPr>
          <w:p w14:paraId="0F113E32" w14:textId="08771233" w:rsidR="009459BC" w:rsidRPr="009459BC" w:rsidRDefault="00745E36" w:rsidP="00945C6C">
            <w:pPr>
              <w:rPr>
                <w:rFonts w:cs="Calibri"/>
              </w:rPr>
            </w:pPr>
            <w:r>
              <w:t>{{s3_name}}</w:t>
            </w:r>
          </w:p>
        </w:tc>
        <w:tc>
          <w:tcPr>
            <w:tcW w:w="1516" w:type="dxa"/>
            <w:vAlign w:val="center"/>
          </w:tcPr>
          <w:p w14:paraId="2733DEF1" w14:textId="6F76BF90" w:rsidR="009459BC" w:rsidRPr="009459BC" w:rsidRDefault="00745E36" w:rsidP="00945C6C">
            <w:pPr>
              <w:rPr>
                <w:rFonts w:cs="Calibri"/>
                <w:sz w:val="18"/>
                <w:szCs w:val="18"/>
              </w:rPr>
            </w:pPr>
            <w:r>
              <w:t>{{s3_vitals}}</w:t>
            </w:r>
          </w:p>
        </w:tc>
        <w:tc>
          <w:tcPr>
            <w:tcW w:w="2204" w:type="dxa"/>
          </w:tcPr>
          <w:p w14:paraId="0BFC80FF" w14:textId="34C579FE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3</w:t>
            </w:r>
            <w:r w:rsidRPr="00C03886">
              <w:rPr>
                <w:rFonts w:cs="Calibri"/>
                <w:sz w:val="18"/>
                <w:szCs w:val="18"/>
              </w:rPr>
              <w:t>_pe}}</w:t>
            </w:r>
          </w:p>
        </w:tc>
        <w:tc>
          <w:tcPr>
            <w:tcW w:w="2893" w:type="dxa"/>
          </w:tcPr>
          <w:p w14:paraId="70ED6803" w14:textId="4E2ECA36" w:rsidR="009459BC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3</w:t>
            </w:r>
            <w:r w:rsidRPr="00C03886">
              <w:rPr>
                <w:rFonts w:cs="Calibri"/>
                <w:sz w:val="18"/>
                <w:szCs w:val="18"/>
              </w:rPr>
              <w:t>_actions}}</w:t>
            </w:r>
          </w:p>
        </w:tc>
        <w:tc>
          <w:tcPr>
            <w:tcW w:w="3813" w:type="dxa"/>
          </w:tcPr>
          <w:p w14:paraId="5EBC2FD4" w14:textId="4A095B2E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3</w:t>
            </w:r>
            <w:r w:rsidRPr="00C03886">
              <w:rPr>
                <w:rFonts w:cs="Calibri"/>
                <w:sz w:val="18"/>
                <w:szCs w:val="18"/>
              </w:rPr>
              <w:t>_notes}}</w:t>
            </w:r>
          </w:p>
        </w:tc>
        <w:tc>
          <w:tcPr>
            <w:tcW w:w="2155" w:type="dxa"/>
          </w:tcPr>
          <w:p w14:paraId="7483B1DA" w14:textId="36E02161" w:rsidR="009459BC" w:rsidRPr="009459BC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3</w:t>
            </w:r>
            <w:r w:rsidRPr="00C03886">
              <w:rPr>
                <w:rFonts w:cs="Calibri"/>
                <w:sz w:val="18"/>
                <w:szCs w:val="18"/>
              </w:rPr>
              <w:t>_prog}}</w:t>
            </w:r>
          </w:p>
        </w:tc>
      </w:tr>
      <w:tr w:rsidR="005D6CDC" w:rsidRPr="009459BC" w14:paraId="6E95B5DB" w14:textId="77777777" w:rsidTr="00961DF4">
        <w:trPr>
          <w:trHeight w:val="1440"/>
          <w:jc w:val="center"/>
        </w:trPr>
        <w:tc>
          <w:tcPr>
            <w:tcW w:w="352" w:type="dxa"/>
            <w:vAlign w:val="center"/>
          </w:tcPr>
          <w:p w14:paraId="04EEE0FA" w14:textId="77777777" w:rsidR="009459BC" w:rsidRPr="009459BC" w:rsidRDefault="009459BC" w:rsidP="00CF7C87">
            <w:pPr>
              <w:jc w:val="center"/>
              <w:rPr>
                <w:rFonts w:cs="Calibri"/>
              </w:rPr>
            </w:pPr>
            <w:r w:rsidRPr="009459BC">
              <w:rPr>
                <w:rFonts w:cs="Calibri"/>
              </w:rPr>
              <w:t>4</w:t>
            </w:r>
          </w:p>
        </w:tc>
        <w:tc>
          <w:tcPr>
            <w:tcW w:w="1457" w:type="dxa"/>
            <w:vAlign w:val="center"/>
          </w:tcPr>
          <w:p w14:paraId="5B398CB1" w14:textId="709EA52C" w:rsidR="009459BC" w:rsidRPr="009459BC" w:rsidRDefault="00745E36" w:rsidP="00945C6C">
            <w:pPr>
              <w:rPr>
                <w:rFonts w:cs="Calibri"/>
              </w:rPr>
            </w:pPr>
            <w:r>
              <w:t>{{s4_name}}</w:t>
            </w:r>
          </w:p>
        </w:tc>
        <w:tc>
          <w:tcPr>
            <w:tcW w:w="1516" w:type="dxa"/>
            <w:vAlign w:val="center"/>
          </w:tcPr>
          <w:p w14:paraId="20E34E9D" w14:textId="41434C84" w:rsidR="009459BC" w:rsidRPr="009459BC" w:rsidRDefault="00745E36" w:rsidP="00945C6C">
            <w:pPr>
              <w:rPr>
                <w:rFonts w:cs="Calibri"/>
                <w:sz w:val="18"/>
                <w:szCs w:val="18"/>
              </w:rPr>
            </w:pPr>
            <w:r>
              <w:t>{{s4_vitals}}</w:t>
            </w:r>
          </w:p>
        </w:tc>
        <w:tc>
          <w:tcPr>
            <w:tcW w:w="2204" w:type="dxa"/>
          </w:tcPr>
          <w:p w14:paraId="4B4B9741" w14:textId="6C5B04FC" w:rsidR="00745E36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4</w:t>
            </w:r>
            <w:r w:rsidRPr="00C03886">
              <w:rPr>
                <w:rFonts w:cs="Calibri"/>
                <w:sz w:val="18"/>
                <w:szCs w:val="18"/>
              </w:rPr>
              <w:t>_pe}}</w:t>
            </w:r>
          </w:p>
        </w:tc>
        <w:tc>
          <w:tcPr>
            <w:tcW w:w="2893" w:type="dxa"/>
          </w:tcPr>
          <w:p w14:paraId="2DF677A0" w14:textId="05107B47" w:rsidR="009459BC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4</w:t>
            </w:r>
            <w:r w:rsidRPr="00C03886">
              <w:rPr>
                <w:rFonts w:cs="Calibri"/>
                <w:sz w:val="18"/>
                <w:szCs w:val="18"/>
              </w:rPr>
              <w:t>_actions}}</w:t>
            </w:r>
          </w:p>
        </w:tc>
        <w:tc>
          <w:tcPr>
            <w:tcW w:w="3813" w:type="dxa"/>
          </w:tcPr>
          <w:p w14:paraId="6357F4E3" w14:textId="506F96F1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4</w:t>
            </w:r>
            <w:r w:rsidRPr="00C03886">
              <w:rPr>
                <w:rFonts w:cs="Calibri"/>
                <w:sz w:val="18"/>
                <w:szCs w:val="18"/>
              </w:rPr>
              <w:t>_notes}}</w:t>
            </w:r>
          </w:p>
        </w:tc>
        <w:tc>
          <w:tcPr>
            <w:tcW w:w="2155" w:type="dxa"/>
          </w:tcPr>
          <w:p w14:paraId="235416A0" w14:textId="32664076" w:rsidR="005F7211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4</w:t>
            </w:r>
            <w:r w:rsidRPr="00C03886">
              <w:rPr>
                <w:rFonts w:cs="Calibri"/>
                <w:sz w:val="18"/>
                <w:szCs w:val="18"/>
              </w:rPr>
              <w:t>_prog}}</w:t>
            </w:r>
          </w:p>
          <w:p w14:paraId="405A9868" w14:textId="77777777" w:rsidR="009459BC" w:rsidRPr="009459BC" w:rsidRDefault="009459BC" w:rsidP="00961DF4">
            <w:pPr>
              <w:pStyle w:val="ListParagraph"/>
              <w:ind w:left="72"/>
              <w:rPr>
                <w:rFonts w:cs="Calibri"/>
                <w:sz w:val="18"/>
                <w:szCs w:val="18"/>
              </w:rPr>
            </w:pPr>
          </w:p>
        </w:tc>
      </w:tr>
      <w:tr w:rsidR="005D6CDC" w:rsidRPr="009459BC" w14:paraId="170AF0A4" w14:textId="77777777" w:rsidTr="00961DF4">
        <w:trPr>
          <w:trHeight w:val="1440"/>
          <w:jc w:val="center"/>
        </w:trPr>
        <w:tc>
          <w:tcPr>
            <w:tcW w:w="352" w:type="dxa"/>
            <w:vAlign w:val="center"/>
          </w:tcPr>
          <w:p w14:paraId="006E77DE" w14:textId="77777777" w:rsidR="009459BC" w:rsidRPr="009459BC" w:rsidRDefault="009459BC" w:rsidP="00CF7C87">
            <w:pPr>
              <w:jc w:val="center"/>
              <w:rPr>
                <w:rFonts w:cs="Calibri"/>
              </w:rPr>
            </w:pPr>
            <w:r w:rsidRPr="009459BC">
              <w:rPr>
                <w:rFonts w:cs="Calibri"/>
              </w:rPr>
              <w:t>5</w:t>
            </w:r>
          </w:p>
        </w:tc>
        <w:tc>
          <w:tcPr>
            <w:tcW w:w="1457" w:type="dxa"/>
            <w:vAlign w:val="center"/>
          </w:tcPr>
          <w:p w14:paraId="28F922F1" w14:textId="0C142213" w:rsidR="009459BC" w:rsidRPr="009459BC" w:rsidRDefault="00745E36" w:rsidP="00945C6C">
            <w:pPr>
              <w:rPr>
                <w:rFonts w:cs="Calibri"/>
              </w:rPr>
            </w:pPr>
            <w:r>
              <w:t>{{s5_name}}</w:t>
            </w:r>
          </w:p>
        </w:tc>
        <w:tc>
          <w:tcPr>
            <w:tcW w:w="1516" w:type="dxa"/>
            <w:vAlign w:val="center"/>
          </w:tcPr>
          <w:p w14:paraId="1A348075" w14:textId="238EB495" w:rsidR="009459BC" w:rsidRPr="009459BC" w:rsidRDefault="00745E36" w:rsidP="00945C6C">
            <w:pPr>
              <w:rPr>
                <w:rFonts w:cs="Calibri"/>
                <w:sz w:val="18"/>
                <w:szCs w:val="18"/>
              </w:rPr>
            </w:pPr>
            <w:r>
              <w:t>{{s5_vitals}}</w:t>
            </w:r>
            <w:r w:rsidR="009459BC" w:rsidRPr="009459BC">
              <w:rPr>
                <w:rFonts w:cs="Calibri"/>
                <w:sz w:val="18"/>
                <w:szCs w:val="18"/>
              </w:rPr>
              <w:t xml:space="preserve"> </w:t>
            </w:r>
          </w:p>
        </w:tc>
        <w:tc>
          <w:tcPr>
            <w:tcW w:w="2204" w:type="dxa"/>
          </w:tcPr>
          <w:p w14:paraId="6B30B8FB" w14:textId="5608D484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5</w:t>
            </w:r>
            <w:r w:rsidRPr="00C03886">
              <w:rPr>
                <w:rFonts w:cs="Calibri"/>
                <w:sz w:val="18"/>
                <w:szCs w:val="18"/>
              </w:rPr>
              <w:t>_pe}}</w:t>
            </w:r>
          </w:p>
        </w:tc>
        <w:tc>
          <w:tcPr>
            <w:tcW w:w="2893" w:type="dxa"/>
          </w:tcPr>
          <w:p w14:paraId="47356307" w14:textId="4E75BC4C" w:rsidR="009459BC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5</w:t>
            </w:r>
            <w:r w:rsidRPr="00C03886">
              <w:rPr>
                <w:rFonts w:cs="Calibri"/>
                <w:sz w:val="18"/>
                <w:szCs w:val="18"/>
              </w:rPr>
              <w:t>_actions}}</w:t>
            </w:r>
          </w:p>
        </w:tc>
        <w:tc>
          <w:tcPr>
            <w:tcW w:w="3813" w:type="dxa"/>
          </w:tcPr>
          <w:p w14:paraId="6624E878" w14:textId="1EECC93F" w:rsidR="009459BC" w:rsidRPr="009459BC" w:rsidRDefault="00745E36" w:rsidP="009459BC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5</w:t>
            </w:r>
            <w:r w:rsidRPr="00C03886">
              <w:rPr>
                <w:rFonts w:cs="Calibri"/>
                <w:sz w:val="18"/>
                <w:szCs w:val="18"/>
              </w:rPr>
              <w:t>_notes}}</w:t>
            </w:r>
          </w:p>
        </w:tc>
        <w:tc>
          <w:tcPr>
            <w:tcW w:w="2155" w:type="dxa"/>
          </w:tcPr>
          <w:p w14:paraId="30F73722" w14:textId="52506E1F" w:rsidR="009459BC" w:rsidRPr="00745E36" w:rsidRDefault="00745E36" w:rsidP="00745E36">
            <w:pPr>
              <w:pStyle w:val="ListParagraph"/>
              <w:numPr>
                <w:ilvl w:val="0"/>
                <w:numId w:val="7"/>
              </w:numPr>
              <w:rPr>
                <w:rFonts w:cs="Calibri"/>
                <w:sz w:val="18"/>
                <w:szCs w:val="18"/>
              </w:rPr>
            </w:pPr>
            <w:r w:rsidRPr="00C03886">
              <w:rPr>
                <w:rFonts w:cs="Calibri"/>
                <w:sz w:val="18"/>
                <w:szCs w:val="18"/>
              </w:rPr>
              <w:t>{{s</w:t>
            </w:r>
            <w:r>
              <w:rPr>
                <w:rFonts w:cs="Calibri"/>
                <w:sz w:val="18"/>
                <w:szCs w:val="18"/>
              </w:rPr>
              <w:t>5</w:t>
            </w:r>
            <w:r w:rsidRPr="00C03886">
              <w:rPr>
                <w:rFonts w:cs="Calibri"/>
                <w:sz w:val="18"/>
                <w:szCs w:val="18"/>
              </w:rPr>
              <w:t>_prog}}</w:t>
            </w:r>
          </w:p>
        </w:tc>
      </w:tr>
    </w:tbl>
    <w:p w14:paraId="51A89AC2" w14:textId="77777777" w:rsidR="009459BC" w:rsidRDefault="009459BC">
      <w:pPr>
        <w:rPr>
          <w:b/>
          <w:bCs/>
          <w:sz w:val="22"/>
          <w:szCs w:val="22"/>
        </w:rPr>
        <w:sectPr w:rsidR="009459BC" w:rsidSect="009459BC">
          <w:headerReference w:type="first" r:id="rId16"/>
          <w:pgSz w:w="15840" w:h="12240" w:orient="landscape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27D93F08" w14:textId="77777777" w:rsidR="009459BC" w:rsidRPr="009459BC" w:rsidRDefault="009459BC" w:rsidP="009459BC">
      <w:pPr>
        <w:rPr>
          <w:rFonts w:cs="Calibri"/>
          <w:b/>
          <w:bCs/>
          <w:sz w:val="22"/>
          <w:szCs w:val="22"/>
        </w:rPr>
      </w:pPr>
      <w:r w:rsidRPr="009459BC">
        <w:rPr>
          <w:rFonts w:cs="Calibri"/>
          <w:b/>
          <w:bCs/>
          <w:sz w:val="22"/>
          <w:szCs w:val="22"/>
        </w:rPr>
        <w:lastRenderedPageBreak/>
        <w:t>SECTION 5: LABORATORY AND IMAGING RESULTS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459BC" w:rsidRPr="009459BC" w14:paraId="5E23268E" w14:textId="77777777" w:rsidTr="10804251">
        <w:trPr>
          <w:tblHeader/>
        </w:trPr>
        <w:tc>
          <w:tcPr>
            <w:tcW w:w="5395" w:type="dxa"/>
            <w:shd w:val="clear" w:color="auto" w:fill="DAE9F7" w:themeFill="text2" w:themeFillTint="1A"/>
          </w:tcPr>
          <w:p w14:paraId="5453CC4E" w14:textId="77777777" w:rsidR="009459BC" w:rsidRPr="009459BC" w:rsidRDefault="009459BC" w:rsidP="009459BC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Laboratory Data</w:t>
            </w:r>
          </w:p>
        </w:tc>
        <w:tc>
          <w:tcPr>
            <w:tcW w:w="5395" w:type="dxa"/>
            <w:shd w:val="clear" w:color="auto" w:fill="DAE9F7" w:themeFill="text2" w:themeFillTint="1A"/>
          </w:tcPr>
          <w:p w14:paraId="72576EE1" w14:textId="77777777" w:rsidR="009459BC" w:rsidRDefault="009459BC" w:rsidP="009459BC">
            <w:pPr>
              <w:jc w:val="center"/>
              <w:rPr>
                <w:rFonts w:cs="Calibri"/>
                <w:b/>
                <w:bCs/>
              </w:rPr>
            </w:pPr>
            <w:r w:rsidRPr="009459BC">
              <w:rPr>
                <w:rFonts w:cs="Calibri"/>
                <w:b/>
                <w:bCs/>
              </w:rPr>
              <w:t>Imaging, EKG, Other Studies</w:t>
            </w:r>
          </w:p>
          <w:p w14:paraId="2DD1A13B" w14:textId="7290076F" w:rsidR="00831544" w:rsidRPr="009459BC" w:rsidRDefault="00831544" w:rsidP="009459BC">
            <w:pPr>
              <w:jc w:val="center"/>
              <w:rPr>
                <w:rFonts w:cs="Calibri"/>
                <w:b/>
                <w:bCs/>
              </w:rPr>
            </w:pPr>
            <w:r w:rsidRPr="00AD6A34">
              <w:rPr>
                <w:rFonts w:cs="Calibri"/>
                <w:sz w:val="16"/>
                <w:szCs w:val="16"/>
              </w:rPr>
              <w:t>(</w:t>
            </w:r>
            <w:r w:rsidRPr="00831544">
              <w:rPr>
                <w:rFonts w:cs="Calibri"/>
                <w:sz w:val="16"/>
                <w:szCs w:val="16"/>
              </w:rPr>
              <w:t>Include the link the image/study was obtained from)</w:t>
            </w:r>
          </w:p>
        </w:tc>
      </w:tr>
      <w:tr w:rsidR="009459BC" w:rsidRPr="009459BC" w14:paraId="43451269" w14:textId="77777777" w:rsidTr="10804251">
        <w:tc>
          <w:tcPr>
            <w:tcW w:w="5395" w:type="dxa"/>
          </w:tcPr>
          <w:p w14:paraId="058AF26D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CBC</w:t>
            </w:r>
          </w:p>
          <w:p w14:paraId="3E82F519" w14:textId="28DD79A6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WBC</w:t>
            </w:r>
            <w:r w:rsidRPr="009459BC">
              <w:rPr>
                <w:rFonts w:cs="Calibri"/>
              </w:rPr>
              <w:tab/>
            </w:r>
            <w:r w:rsidR="00F55F1C">
              <w:t>{{wbc}}</w:t>
            </w:r>
            <w:r w:rsidR="00DA4218">
              <w:t xml:space="preserve"> </w:t>
            </w:r>
            <w:r w:rsidRPr="009459BC">
              <w:rPr>
                <w:rFonts w:cs="Calibri"/>
              </w:rPr>
              <w:t>10</w:t>
            </w:r>
            <w:r w:rsidRPr="009459BC">
              <w:rPr>
                <w:rFonts w:cs="Calibri"/>
                <w:vertAlign w:val="superscript"/>
              </w:rPr>
              <w:t>3</w:t>
            </w:r>
            <w:r w:rsidRPr="009459BC">
              <w:rPr>
                <w:rFonts w:cs="Calibri"/>
              </w:rPr>
              <w:t>/uL</w:t>
            </w:r>
          </w:p>
          <w:p w14:paraId="41018E15" w14:textId="578C1985" w:rsidR="009459BC" w:rsidRPr="009459BC" w:rsidRDefault="76617264" w:rsidP="009459BC">
            <w:pPr>
              <w:rPr>
                <w:rFonts w:cs="Calibri"/>
              </w:rPr>
            </w:pPr>
            <w:r w:rsidRPr="10804251">
              <w:rPr>
                <w:rFonts w:cs="Calibri"/>
              </w:rPr>
              <w:t>H</w:t>
            </w:r>
            <w:r w:rsidR="7246DE3D" w:rsidRPr="10804251">
              <w:rPr>
                <w:rFonts w:cs="Calibri"/>
              </w:rPr>
              <w:t>gb</w:t>
            </w:r>
            <w:r w:rsidR="009459BC">
              <w:tab/>
            </w:r>
            <w:r w:rsidR="00F55F1C">
              <w:t>{{hgb}}</w:t>
            </w:r>
            <w:r w:rsidR="00DA4218">
              <w:t xml:space="preserve"> </w:t>
            </w:r>
            <w:r w:rsidRPr="10804251">
              <w:rPr>
                <w:rFonts w:cs="Calibri"/>
              </w:rPr>
              <w:t>g/dL</w:t>
            </w:r>
          </w:p>
          <w:p w14:paraId="73B498D6" w14:textId="14551146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Hct</w:t>
            </w:r>
            <w:r w:rsidRPr="009459BC">
              <w:rPr>
                <w:rFonts w:cs="Calibri"/>
              </w:rPr>
              <w:tab/>
            </w:r>
            <w:r w:rsidR="00F55F1C">
              <w:t>{{hct}}</w:t>
            </w:r>
            <w:r w:rsidR="00DA4218">
              <w:t xml:space="preserve"> </w:t>
            </w:r>
            <w:r w:rsidRPr="009459BC">
              <w:rPr>
                <w:rFonts w:cs="Calibri"/>
              </w:rPr>
              <w:t>%</w:t>
            </w:r>
          </w:p>
          <w:p w14:paraId="72584871" w14:textId="3EA98BB9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Plt</w:t>
            </w:r>
            <w:r w:rsidRPr="009459BC">
              <w:rPr>
                <w:rFonts w:cs="Calibri"/>
              </w:rPr>
              <w:tab/>
            </w:r>
            <w:r w:rsidR="00F55F1C">
              <w:t>{{plt}}</w:t>
            </w:r>
            <w:r w:rsidR="00DA4218">
              <w:t xml:space="preserve"> </w:t>
            </w:r>
            <w:r w:rsidRPr="009459BC">
              <w:rPr>
                <w:rFonts w:cs="Calibri"/>
              </w:rPr>
              <w:t>10</w:t>
            </w:r>
            <w:r w:rsidRPr="009459BC">
              <w:rPr>
                <w:rFonts w:cs="Calibri"/>
                <w:vertAlign w:val="superscript"/>
              </w:rPr>
              <w:t>3</w:t>
            </w:r>
            <w:r w:rsidRPr="009459BC">
              <w:rPr>
                <w:rFonts w:cs="Calibri"/>
              </w:rPr>
              <w:t>/uL</w:t>
            </w:r>
          </w:p>
          <w:p w14:paraId="3FE01D3F" w14:textId="77777777" w:rsidR="009459BC" w:rsidRPr="009459BC" w:rsidRDefault="009459BC" w:rsidP="009459BC">
            <w:pPr>
              <w:rPr>
                <w:rFonts w:cs="Calibri"/>
              </w:rPr>
            </w:pPr>
          </w:p>
          <w:p w14:paraId="13CEE004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BMP</w:t>
            </w:r>
          </w:p>
          <w:p w14:paraId="0274C309" w14:textId="68FADAFA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Na</w:t>
            </w:r>
            <w:r w:rsidRPr="009459BC">
              <w:rPr>
                <w:rFonts w:cs="Calibri"/>
              </w:rPr>
              <w:tab/>
            </w:r>
            <w:r w:rsidR="00F55F1C">
              <w:t>{{na}}</w:t>
            </w:r>
            <w:r w:rsidR="00DA4218">
              <w:t xml:space="preserve"> </w:t>
            </w:r>
            <w:r w:rsidRPr="009459BC">
              <w:rPr>
                <w:rFonts w:cs="Calibri"/>
              </w:rPr>
              <w:t>mmol/L</w:t>
            </w:r>
          </w:p>
          <w:p w14:paraId="546AF1FB" w14:textId="1867E93D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K</w:t>
            </w:r>
            <w:r w:rsidRPr="009459BC">
              <w:rPr>
                <w:rFonts w:cs="Calibri"/>
              </w:rPr>
              <w:tab/>
            </w:r>
            <w:r w:rsidR="00F55F1C">
              <w:t>{{k}}</w:t>
            </w:r>
            <w:r w:rsidR="00DA4218">
              <w:t xml:space="preserve"> </w:t>
            </w:r>
            <w:r w:rsidRPr="009459BC">
              <w:rPr>
                <w:rFonts w:cs="Calibri"/>
              </w:rPr>
              <w:t>mmol/L</w:t>
            </w:r>
          </w:p>
          <w:p w14:paraId="25D20F7E" w14:textId="6FB2FB21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Cl</w:t>
            </w:r>
            <w:r w:rsidRPr="009459BC">
              <w:rPr>
                <w:rFonts w:cs="Calibri"/>
              </w:rPr>
              <w:tab/>
            </w:r>
            <w:r w:rsidR="00F55F1C">
              <w:t>{{cl}}</w:t>
            </w:r>
            <w:r w:rsidR="00DA4218">
              <w:t xml:space="preserve"> </w:t>
            </w:r>
            <w:r w:rsidRPr="009459BC">
              <w:rPr>
                <w:rFonts w:cs="Calibri"/>
              </w:rPr>
              <w:t>mmol/L</w:t>
            </w:r>
          </w:p>
          <w:p w14:paraId="06A90F12" w14:textId="2E6D5CBE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HCO</w:t>
            </w:r>
            <w:r w:rsidRPr="009459BC">
              <w:rPr>
                <w:rFonts w:cs="Calibri"/>
                <w:vertAlign w:val="subscript"/>
              </w:rPr>
              <w:t>3</w:t>
            </w:r>
            <w:r w:rsidRPr="009459BC">
              <w:rPr>
                <w:rFonts w:cs="Calibri"/>
              </w:rPr>
              <w:tab/>
            </w:r>
            <w:r w:rsidR="00F55F1C">
              <w:t>{{hco3}}</w:t>
            </w:r>
            <w:r w:rsidR="00DA4218">
              <w:t xml:space="preserve"> </w:t>
            </w:r>
            <w:r w:rsidRPr="009459BC">
              <w:rPr>
                <w:rFonts w:cs="Calibri"/>
              </w:rPr>
              <w:t>mmol/L</w:t>
            </w:r>
          </w:p>
          <w:p w14:paraId="1EB3E528" w14:textId="48B3A27C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AG</w:t>
            </w:r>
            <w:r w:rsidRPr="009459BC">
              <w:rPr>
                <w:rFonts w:cs="Calibri"/>
              </w:rPr>
              <w:tab/>
            </w:r>
            <w:r w:rsidR="00F55F1C">
              <w:rPr>
                <w:rFonts w:cs="Calibri"/>
              </w:rPr>
              <w:t>{{ag}}</w:t>
            </w:r>
            <w:r w:rsidR="00DA4218">
              <w:rPr>
                <w:rFonts w:cs="Calibri"/>
              </w:rPr>
              <w:t xml:space="preserve"> </w:t>
            </w:r>
            <w:r w:rsidRPr="009459BC">
              <w:rPr>
                <w:rFonts w:cs="Calibri"/>
              </w:rPr>
              <w:t>mmol/L</w:t>
            </w:r>
          </w:p>
          <w:p w14:paraId="766AEB2C" w14:textId="62008CD4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BUN</w:t>
            </w:r>
            <w:r w:rsidRPr="009459BC">
              <w:rPr>
                <w:rFonts w:cs="Calibri"/>
              </w:rPr>
              <w:tab/>
            </w:r>
            <w:r w:rsidR="00F55F1C">
              <w:t>{{bun}}</w:t>
            </w:r>
            <w:r w:rsidR="00DA4218">
              <w:t xml:space="preserve"> </w:t>
            </w:r>
            <w:r w:rsidRPr="009459BC">
              <w:rPr>
                <w:rFonts w:cs="Calibri"/>
              </w:rPr>
              <w:t>mg/dL</w:t>
            </w:r>
          </w:p>
          <w:p w14:paraId="7ECCE74C" w14:textId="61C00BBF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Cr</w:t>
            </w:r>
            <w:r w:rsidRPr="009459BC">
              <w:rPr>
                <w:rFonts w:cs="Calibri"/>
              </w:rPr>
              <w:tab/>
            </w:r>
            <w:r w:rsidR="00F55F1C">
              <w:t>{{cr}}</w:t>
            </w:r>
            <w:r w:rsidR="00DA4218">
              <w:t xml:space="preserve"> </w:t>
            </w:r>
            <w:r w:rsidRPr="009459BC">
              <w:rPr>
                <w:rFonts w:cs="Calibri"/>
              </w:rPr>
              <w:t>mg/dL</w:t>
            </w:r>
          </w:p>
          <w:p w14:paraId="15D2599B" w14:textId="7BA9647B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Glu</w:t>
            </w:r>
            <w:r w:rsidRPr="009459BC">
              <w:rPr>
                <w:rFonts w:cs="Calibri"/>
              </w:rPr>
              <w:tab/>
            </w:r>
            <w:r w:rsidR="00F55F1C">
              <w:t>{{glu}}</w:t>
            </w:r>
            <w:r w:rsidR="00DA4218">
              <w:t xml:space="preserve"> </w:t>
            </w:r>
            <w:r w:rsidRPr="009459BC">
              <w:rPr>
                <w:rFonts w:cs="Calibri"/>
              </w:rPr>
              <w:t>mg/dL</w:t>
            </w:r>
          </w:p>
          <w:p w14:paraId="41C440B0" w14:textId="77777777" w:rsidR="009459BC" w:rsidRPr="009459BC" w:rsidRDefault="009459BC" w:rsidP="009459BC">
            <w:pPr>
              <w:rPr>
                <w:rFonts w:cs="Calibri"/>
              </w:rPr>
            </w:pPr>
          </w:p>
          <w:p w14:paraId="20F26E51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LFTs</w:t>
            </w:r>
          </w:p>
          <w:p w14:paraId="0F7ECCC1" w14:textId="2DEAE5FE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AST</w:t>
            </w:r>
            <w:r w:rsidRPr="009459BC">
              <w:rPr>
                <w:rFonts w:cs="Calibri"/>
              </w:rPr>
              <w:tab/>
            </w:r>
            <w:r w:rsidR="00DA4218">
              <w:t xml:space="preserve">{{ast}} </w:t>
            </w:r>
            <w:r w:rsidRPr="009459BC">
              <w:rPr>
                <w:rFonts w:cs="Calibri"/>
              </w:rPr>
              <w:t>U/L</w:t>
            </w:r>
          </w:p>
          <w:p w14:paraId="0E81CBDA" w14:textId="2A087331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ALT</w:t>
            </w:r>
            <w:r w:rsidR="00DA4218">
              <w:rPr>
                <w:rFonts w:cs="Calibri"/>
              </w:rPr>
              <w:t xml:space="preserve">         </w:t>
            </w:r>
            <w:r w:rsidR="00DA4218">
              <w:t xml:space="preserve">{{alt}} </w:t>
            </w:r>
            <w:r w:rsidRPr="009459BC">
              <w:rPr>
                <w:rFonts w:cs="Calibri"/>
              </w:rPr>
              <w:t>U/L</w:t>
            </w:r>
          </w:p>
          <w:p w14:paraId="24762577" w14:textId="038FD365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Alk Phos</w:t>
            </w:r>
            <w:r w:rsidR="00DA4218">
              <w:rPr>
                <w:rFonts w:cs="Calibri"/>
              </w:rPr>
              <w:t xml:space="preserve">       </w:t>
            </w:r>
            <w:r w:rsidR="00DA4218">
              <w:t xml:space="preserve">{{alk_phos}} </w:t>
            </w:r>
            <w:r w:rsidRPr="009459BC">
              <w:rPr>
                <w:rFonts w:cs="Calibri"/>
              </w:rPr>
              <w:t>U/L</w:t>
            </w:r>
          </w:p>
          <w:p w14:paraId="638813B4" w14:textId="4E79CC48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T. Bili</w:t>
            </w:r>
            <w:r w:rsidRPr="009459BC">
              <w:rPr>
                <w:rFonts w:cs="Calibri"/>
              </w:rPr>
              <w:tab/>
            </w:r>
            <w:r w:rsidR="00DA4218">
              <w:t xml:space="preserve">{{t_bili}} </w:t>
            </w:r>
            <w:r w:rsidRPr="009459BC">
              <w:rPr>
                <w:rFonts w:cs="Calibri"/>
              </w:rPr>
              <w:t>mg/dL</w:t>
            </w:r>
          </w:p>
          <w:p w14:paraId="7668D98C" w14:textId="66165BAA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Lipase</w:t>
            </w:r>
            <w:r w:rsidRPr="009459BC">
              <w:rPr>
                <w:rFonts w:cs="Calibri"/>
              </w:rPr>
              <w:tab/>
            </w:r>
            <w:r w:rsidR="00DA4218">
              <w:t xml:space="preserve">{{lipase}} </w:t>
            </w:r>
            <w:r w:rsidRPr="009459BC">
              <w:rPr>
                <w:rFonts w:cs="Calibri"/>
              </w:rPr>
              <w:t>U/L</w:t>
            </w:r>
          </w:p>
          <w:p w14:paraId="2F6EC50C" w14:textId="77777777" w:rsidR="009459BC" w:rsidRPr="009459BC" w:rsidRDefault="009459BC" w:rsidP="009459BC">
            <w:pPr>
              <w:rPr>
                <w:rFonts w:cs="Calibri"/>
              </w:rPr>
            </w:pPr>
          </w:p>
          <w:p w14:paraId="478A3A7F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Lytes</w:t>
            </w:r>
          </w:p>
          <w:p w14:paraId="1CF2EB83" w14:textId="438AF373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Ca</w:t>
            </w:r>
            <w:r w:rsidRPr="009459BC">
              <w:rPr>
                <w:rFonts w:cs="Calibri"/>
              </w:rPr>
              <w:tab/>
            </w:r>
            <w:r w:rsidR="00DA4218">
              <w:t xml:space="preserve">{{ca}} </w:t>
            </w:r>
            <w:r w:rsidRPr="009459BC">
              <w:rPr>
                <w:rFonts w:cs="Calibri"/>
              </w:rPr>
              <w:t>mg/dL</w:t>
            </w:r>
          </w:p>
          <w:p w14:paraId="2E41BE1B" w14:textId="0D90A658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Mg</w:t>
            </w:r>
            <w:r w:rsidRPr="009459BC">
              <w:rPr>
                <w:rFonts w:cs="Calibri"/>
              </w:rPr>
              <w:tab/>
            </w:r>
            <w:r w:rsidR="00DA4218">
              <w:t xml:space="preserve">{{mg}} </w:t>
            </w:r>
            <w:r w:rsidRPr="009459BC">
              <w:rPr>
                <w:rFonts w:cs="Calibri"/>
              </w:rPr>
              <w:t>mg/dL</w:t>
            </w:r>
          </w:p>
          <w:p w14:paraId="2B26F085" w14:textId="0ED4E492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Phos</w:t>
            </w:r>
            <w:r w:rsidRPr="009459BC">
              <w:rPr>
                <w:rFonts w:cs="Calibri"/>
              </w:rPr>
              <w:tab/>
            </w:r>
            <w:r w:rsidR="00DA4218">
              <w:t xml:space="preserve">{{phos}} </w:t>
            </w:r>
            <w:r w:rsidRPr="009459BC">
              <w:rPr>
                <w:rFonts w:cs="Calibri"/>
              </w:rPr>
              <w:t>mg/dL</w:t>
            </w:r>
          </w:p>
          <w:p w14:paraId="0FE5E893" w14:textId="449D90D4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Alb</w:t>
            </w:r>
            <w:r w:rsidRPr="009459BC">
              <w:rPr>
                <w:rFonts w:cs="Calibri"/>
              </w:rPr>
              <w:tab/>
            </w:r>
            <w:r w:rsidR="00DA4218">
              <w:t xml:space="preserve">{{alb}} </w:t>
            </w:r>
            <w:r w:rsidRPr="009459BC">
              <w:rPr>
                <w:rFonts w:cs="Calibri"/>
              </w:rPr>
              <w:t>g/dL</w:t>
            </w:r>
          </w:p>
          <w:p w14:paraId="0218031B" w14:textId="77777777" w:rsidR="009459BC" w:rsidRPr="009459BC" w:rsidRDefault="009459BC" w:rsidP="009459BC">
            <w:pPr>
              <w:rPr>
                <w:rFonts w:cs="Calibri"/>
              </w:rPr>
            </w:pPr>
          </w:p>
          <w:p w14:paraId="6E3BE305" w14:textId="77777777" w:rsidR="009459BC" w:rsidRPr="009459BC" w:rsidRDefault="009459BC" w:rsidP="009459BC">
            <w:pPr>
              <w:rPr>
                <w:rFonts w:cs="Calibri"/>
                <w:u w:val="single"/>
              </w:rPr>
            </w:pPr>
            <w:r w:rsidRPr="009459BC">
              <w:rPr>
                <w:rFonts w:cs="Calibri"/>
                <w:u w:val="single"/>
              </w:rPr>
              <w:t>VBG</w:t>
            </w:r>
          </w:p>
          <w:p w14:paraId="0A812A36" w14:textId="7E8CE2CC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 xml:space="preserve">pH </w:t>
            </w:r>
            <w:r w:rsidRPr="009459BC">
              <w:rPr>
                <w:rFonts w:cs="Calibri"/>
              </w:rPr>
              <w:tab/>
            </w:r>
            <w:r w:rsidR="00DA4218">
              <w:t>{{vbg_ph}}</w:t>
            </w:r>
            <w:r w:rsidRPr="009459BC">
              <w:rPr>
                <w:rFonts w:cs="Calibri"/>
              </w:rPr>
              <w:tab/>
            </w:r>
          </w:p>
          <w:p w14:paraId="183D19AF" w14:textId="78EB75B1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pCO</w:t>
            </w:r>
            <w:r w:rsidRPr="009459BC">
              <w:rPr>
                <w:rFonts w:cs="Calibri"/>
                <w:vertAlign w:val="subscript"/>
              </w:rPr>
              <w:t>2</w:t>
            </w:r>
            <w:r w:rsidRPr="009459BC">
              <w:rPr>
                <w:rFonts w:cs="Calibri"/>
              </w:rPr>
              <w:tab/>
            </w:r>
            <w:r w:rsidR="00DA4218">
              <w:t xml:space="preserve">{{vbg_pco2}} </w:t>
            </w:r>
            <w:r w:rsidRPr="009459BC">
              <w:rPr>
                <w:rFonts w:cs="Calibri"/>
              </w:rPr>
              <w:t>mmHg</w:t>
            </w:r>
          </w:p>
          <w:p w14:paraId="7B0F0DA9" w14:textId="0050F82E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pO</w:t>
            </w:r>
            <w:r w:rsidRPr="009459BC">
              <w:rPr>
                <w:rFonts w:cs="Calibri"/>
                <w:vertAlign w:val="subscript"/>
              </w:rPr>
              <w:t>2</w:t>
            </w:r>
            <w:r w:rsidRPr="009459BC">
              <w:rPr>
                <w:rFonts w:cs="Calibri"/>
              </w:rPr>
              <w:tab/>
            </w:r>
            <w:r w:rsidR="00DA4218">
              <w:t xml:space="preserve">{{vbg_po2}} </w:t>
            </w:r>
            <w:r w:rsidRPr="009459BC">
              <w:rPr>
                <w:rFonts w:cs="Calibri"/>
              </w:rPr>
              <w:t>mmHg</w:t>
            </w:r>
          </w:p>
          <w:p w14:paraId="0B8C0A5A" w14:textId="2038AD0A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HCO</w:t>
            </w:r>
            <w:r w:rsidRPr="009459BC">
              <w:rPr>
                <w:rFonts w:cs="Calibri"/>
                <w:vertAlign w:val="subscript"/>
              </w:rPr>
              <w:t>3</w:t>
            </w:r>
            <w:r w:rsidRPr="009459BC">
              <w:rPr>
                <w:rFonts w:cs="Calibri"/>
              </w:rPr>
              <w:tab/>
            </w:r>
            <w:r w:rsidR="00DA4218">
              <w:t xml:space="preserve">{{vbg_hco3}} </w:t>
            </w:r>
            <w:r w:rsidRPr="009459BC">
              <w:rPr>
                <w:rFonts w:cs="Calibri"/>
              </w:rPr>
              <w:t>mmol/L</w:t>
            </w:r>
          </w:p>
          <w:p w14:paraId="1675DF36" w14:textId="270E2617" w:rsidR="009459BC" w:rsidRPr="009459BC" w:rsidRDefault="6E5F3DAE" w:rsidP="009459BC">
            <w:pPr>
              <w:rPr>
                <w:rFonts w:cs="Calibri"/>
              </w:rPr>
            </w:pPr>
            <w:r w:rsidRPr="78219816">
              <w:rPr>
                <w:rFonts w:cs="Calibri"/>
              </w:rPr>
              <w:t>Lactate</w:t>
            </w:r>
            <w:r w:rsidR="009459BC" w:rsidRPr="009459BC">
              <w:rPr>
                <w:rFonts w:cs="Calibri"/>
              </w:rPr>
              <w:tab/>
            </w:r>
            <w:r w:rsidRPr="78219816">
              <w:rPr>
                <w:rFonts w:cs="Calibri"/>
              </w:rPr>
              <w:t>mmol/</w:t>
            </w:r>
            <w:r w:rsidR="00DA4218">
              <w:rPr>
                <w:rFonts w:cs="Calibri"/>
              </w:rPr>
              <w:t xml:space="preserve">L        </w:t>
            </w:r>
            <w:r w:rsidR="00DA4218">
              <w:t>{{lactate}}</w:t>
            </w:r>
          </w:p>
          <w:p w14:paraId="4300DD27" w14:textId="77777777" w:rsidR="009459BC" w:rsidRPr="009459BC" w:rsidRDefault="009459BC" w:rsidP="009459BC">
            <w:pPr>
              <w:rPr>
                <w:rFonts w:cs="Calibri"/>
              </w:rPr>
            </w:pPr>
          </w:p>
          <w:p w14:paraId="13310666" w14:textId="4AF9393B" w:rsidR="009459BC" w:rsidRPr="009459BC" w:rsidRDefault="009459BC" w:rsidP="009459BC">
            <w:pPr>
              <w:ind w:left="720" w:hanging="720"/>
              <w:rPr>
                <w:rFonts w:cs="Calibri"/>
              </w:rPr>
            </w:pPr>
            <w:r w:rsidRPr="009459BC">
              <w:rPr>
                <w:rFonts w:cs="Calibri"/>
              </w:rPr>
              <w:t>Troponin</w:t>
            </w:r>
            <w:r w:rsidRPr="009459BC">
              <w:rPr>
                <w:rFonts w:cs="Calibri"/>
              </w:rPr>
              <w:tab/>
            </w:r>
            <w:r w:rsidR="00E50F25">
              <w:t>{{troponin}}</w:t>
            </w:r>
          </w:p>
          <w:p w14:paraId="5ACF39BD" w14:textId="77777777" w:rsidR="009459BC" w:rsidRPr="009459BC" w:rsidRDefault="009459BC" w:rsidP="009459BC">
            <w:pPr>
              <w:ind w:left="720" w:hanging="720"/>
              <w:rPr>
                <w:rFonts w:cs="Calibri"/>
              </w:rPr>
            </w:pPr>
          </w:p>
          <w:p w14:paraId="5AE6FAD3" w14:textId="77777777" w:rsidR="009459BC" w:rsidRPr="009459BC" w:rsidRDefault="009459BC" w:rsidP="009459BC">
            <w:pPr>
              <w:ind w:left="720" w:hanging="720"/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Thyroid Studies</w:t>
            </w:r>
          </w:p>
          <w:p w14:paraId="341D87A3" w14:textId="1B920096" w:rsidR="009459BC" w:rsidRPr="009459BC" w:rsidRDefault="00E50F25" w:rsidP="009459BC">
            <w:pPr>
              <w:ind w:left="720" w:hanging="720"/>
              <w:rPr>
                <w:rFonts w:cs="Calibri"/>
              </w:rPr>
            </w:pPr>
            <w:r w:rsidRPr="00E50F25">
              <w:rPr>
                <w:rFonts w:cs="Calibri"/>
              </w:rPr>
              <w:t>TSH: {{tsh}} mU/L</w:t>
            </w:r>
          </w:p>
          <w:p w14:paraId="6EB91A61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UA</w:t>
            </w:r>
          </w:p>
          <w:p w14:paraId="4E35FE23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Color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Yellow</w:t>
            </w:r>
          </w:p>
          <w:p w14:paraId="08636B25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Clarity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Clear</w:t>
            </w:r>
          </w:p>
          <w:p w14:paraId="69122987" w14:textId="628B57FE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Spec Grav</w:t>
            </w:r>
            <w:r w:rsidRPr="009459BC">
              <w:rPr>
                <w:rFonts w:cs="Calibri"/>
              </w:rPr>
              <w:tab/>
            </w:r>
            <w:r w:rsidR="00FE1B19">
              <w:t>{{ua_spec_grav}}</w:t>
            </w:r>
          </w:p>
          <w:p w14:paraId="78D01DFF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pH, Urine</w:t>
            </w:r>
            <w:r w:rsidRPr="009459BC">
              <w:rPr>
                <w:rFonts w:cs="Calibri"/>
              </w:rPr>
              <w:tab/>
              <w:t>7.5</w:t>
            </w:r>
          </w:p>
          <w:p w14:paraId="631BA670" w14:textId="1F6619DB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lastRenderedPageBreak/>
              <w:t>Protein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{{ua_protein}}</w:t>
            </w:r>
          </w:p>
          <w:p w14:paraId="36CCF89F" w14:textId="7E6DCEB6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Ketones</w:t>
            </w:r>
            <w:r w:rsidRPr="009459BC">
              <w:rPr>
                <w:rFonts w:cs="Calibri"/>
              </w:rPr>
              <w:tab/>
            </w:r>
            <w:r w:rsidR="00F03A52">
              <w:t>{{ua_ketones}}</w:t>
            </w:r>
          </w:p>
          <w:p w14:paraId="706AAEBF" w14:textId="070541E3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Glucose</w:t>
            </w:r>
            <w:r w:rsidRPr="009459BC">
              <w:rPr>
                <w:rFonts w:cs="Calibri"/>
              </w:rPr>
              <w:tab/>
            </w:r>
            <w:r w:rsidR="00FE1B19">
              <w:t>{{ua_glucose}}</w:t>
            </w:r>
          </w:p>
          <w:p w14:paraId="47BEBE10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Blood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Neg</w:t>
            </w:r>
          </w:p>
          <w:p w14:paraId="7B8E3C35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Bili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Neg</w:t>
            </w:r>
          </w:p>
          <w:p w14:paraId="1AA8B9A3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Leuks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Neg</w:t>
            </w:r>
          </w:p>
          <w:p w14:paraId="55E669C5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Nitrite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  <w:t>Neg</w:t>
            </w:r>
          </w:p>
          <w:p w14:paraId="03749651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Bacteria</w:t>
            </w:r>
            <w:r w:rsidRPr="009459BC">
              <w:rPr>
                <w:rFonts w:cs="Calibri"/>
              </w:rPr>
              <w:tab/>
              <w:t>Neg</w:t>
            </w:r>
          </w:p>
          <w:p w14:paraId="2AB75C8C" w14:textId="77777777" w:rsidR="009459BC" w:rsidRPr="009459BC" w:rsidRDefault="009459BC" w:rsidP="009459BC">
            <w:pPr>
              <w:rPr>
                <w:rFonts w:cs="Calibri"/>
                <w:u w:val="single"/>
              </w:rPr>
            </w:pPr>
          </w:p>
          <w:p w14:paraId="57662666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Tox</w:t>
            </w:r>
          </w:p>
          <w:p w14:paraId="04DBF219" w14:textId="3DED259F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EtOH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{{etoh}}</w:t>
            </w:r>
          </w:p>
          <w:p w14:paraId="04E350CC" w14:textId="26F204DD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APAP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{{apap}}</w:t>
            </w:r>
          </w:p>
          <w:p w14:paraId="1F9F5FED" w14:textId="55CEBF2C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ASA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{{asa}}</w:t>
            </w:r>
          </w:p>
          <w:p w14:paraId="402FDB51" w14:textId="77777777" w:rsidR="009459BC" w:rsidRPr="009459BC" w:rsidRDefault="009459BC" w:rsidP="009459BC">
            <w:pPr>
              <w:rPr>
                <w:rFonts w:cs="Calibri"/>
                <w:u w:val="single"/>
              </w:rPr>
            </w:pPr>
          </w:p>
          <w:p w14:paraId="06FD9290" w14:textId="77777777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  <w:u w:val="single"/>
              </w:rPr>
              <w:t>UDS</w:t>
            </w:r>
          </w:p>
          <w:p w14:paraId="48EC5383" w14:textId="702AE4DC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Amph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{{uds_findings}}</w:t>
            </w:r>
          </w:p>
          <w:p w14:paraId="2D4CA115" w14:textId="7818C53A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Benzo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{{uds_findings}}</w:t>
            </w:r>
          </w:p>
          <w:p w14:paraId="6FCC69F5" w14:textId="6CE56C64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Cocaine</w:t>
            </w:r>
            <w:r w:rsidRPr="009459BC">
              <w:rPr>
                <w:rFonts w:cs="Calibri"/>
              </w:rPr>
              <w:tab/>
            </w:r>
            <w:r w:rsidR="00FE1B19">
              <w:t>{{uds_findings}}</w:t>
            </w:r>
          </w:p>
          <w:p w14:paraId="1009D936" w14:textId="32D39C31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Opiates</w:t>
            </w:r>
            <w:r w:rsidRPr="009459BC">
              <w:rPr>
                <w:rFonts w:cs="Calibri"/>
              </w:rPr>
              <w:tab/>
            </w:r>
            <w:r w:rsidR="00FE1B19">
              <w:t>{{uds_findings}}</w:t>
            </w:r>
          </w:p>
          <w:p w14:paraId="64DEB42C" w14:textId="25C16DFE" w:rsidR="009459BC" w:rsidRPr="009459BC" w:rsidRDefault="009459BC" w:rsidP="009459BC">
            <w:pPr>
              <w:rPr>
                <w:rFonts w:cs="Calibri"/>
              </w:rPr>
            </w:pPr>
            <w:r w:rsidRPr="009459BC">
              <w:rPr>
                <w:rFonts w:cs="Calibri"/>
              </w:rPr>
              <w:t>THC</w:t>
            </w:r>
            <w:r w:rsidRPr="009459BC">
              <w:rPr>
                <w:rFonts w:cs="Calibri"/>
              </w:rPr>
              <w:tab/>
            </w:r>
            <w:r w:rsidRPr="009459BC">
              <w:rPr>
                <w:rFonts w:cs="Calibri"/>
              </w:rPr>
              <w:tab/>
            </w:r>
            <w:r w:rsidR="00FE1B19">
              <w:t>{{uds_findings}}</w:t>
            </w:r>
          </w:p>
        </w:tc>
        <w:tc>
          <w:tcPr>
            <w:tcW w:w="5395" w:type="dxa"/>
          </w:tcPr>
          <w:p w14:paraId="4EB2E7BB" w14:textId="77777777" w:rsidR="009459BC" w:rsidRPr="009459BC" w:rsidRDefault="009459BC" w:rsidP="009459BC">
            <w:pPr>
              <w:jc w:val="center"/>
              <w:rPr>
                <w:rFonts w:cs="Calibri"/>
              </w:rPr>
            </w:pPr>
          </w:p>
          <w:p w14:paraId="4070D26A" w14:textId="43117052" w:rsidR="009459BC" w:rsidRPr="009459BC" w:rsidRDefault="009459BC" w:rsidP="009459BC">
            <w:pPr>
              <w:jc w:val="center"/>
              <w:rPr>
                <w:rFonts w:cs="Calibri"/>
              </w:rPr>
            </w:pPr>
          </w:p>
        </w:tc>
      </w:tr>
    </w:tbl>
    <w:p w14:paraId="670D2E63" w14:textId="77777777" w:rsidR="00AD5812" w:rsidRDefault="00AD5812">
      <w:pPr>
        <w:rPr>
          <w:b/>
          <w:bCs/>
          <w:sz w:val="22"/>
          <w:szCs w:val="22"/>
        </w:rPr>
        <w:sectPr w:rsidR="00AD5812" w:rsidSect="009459BC">
          <w:pgSz w:w="12240" w:h="15840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002E6B3B" w14:textId="77777777" w:rsidR="00AD5812" w:rsidRPr="00AD5812" w:rsidRDefault="00AD5812" w:rsidP="00AD5812">
      <w:pPr>
        <w:rPr>
          <w:rFonts w:cs="Calibri"/>
          <w:b/>
          <w:bCs/>
          <w:sz w:val="22"/>
          <w:szCs w:val="22"/>
        </w:rPr>
      </w:pPr>
      <w:r w:rsidRPr="00AD5812">
        <w:rPr>
          <w:rFonts w:cs="Calibri"/>
          <w:b/>
          <w:bCs/>
          <w:sz w:val="22"/>
          <w:szCs w:val="22"/>
        </w:rPr>
        <w:lastRenderedPageBreak/>
        <w:t>SECTION 7: DEBRIEF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5812" w:rsidRPr="00AD5812" w14:paraId="64293338" w14:textId="77777777" w:rsidTr="00CF7C87">
        <w:tc>
          <w:tcPr>
            <w:tcW w:w="10790" w:type="dxa"/>
            <w:shd w:val="clear" w:color="auto" w:fill="DAE9F7" w:themeFill="text2" w:themeFillTint="1A"/>
          </w:tcPr>
          <w:p w14:paraId="0FD47214" w14:textId="77777777" w:rsidR="00AD5812" w:rsidRPr="00AD5812" w:rsidRDefault="00AD5812" w:rsidP="00CF7C87">
            <w:pPr>
              <w:jc w:val="center"/>
              <w:rPr>
                <w:rFonts w:cs="Calibri"/>
                <w:b/>
                <w:bCs/>
              </w:rPr>
            </w:pPr>
            <w:r w:rsidRPr="00AD5812">
              <w:rPr>
                <w:rFonts w:cs="Calibri"/>
                <w:b/>
                <w:bCs/>
              </w:rPr>
              <w:t>Critical Actions</w:t>
            </w:r>
          </w:p>
        </w:tc>
      </w:tr>
      <w:tr w:rsidR="00AD5812" w:rsidRPr="00AD5812" w14:paraId="38C1AA79" w14:textId="77777777" w:rsidTr="00FE1B19">
        <w:trPr>
          <w:trHeight w:val="782"/>
        </w:trPr>
        <w:tc>
          <w:tcPr>
            <w:tcW w:w="10790" w:type="dxa"/>
          </w:tcPr>
          <w:p w14:paraId="1B9EDE44" w14:textId="22B99A3A" w:rsidR="00AD5812" w:rsidRPr="00FE1B19" w:rsidRDefault="00FE1B19" w:rsidP="00FE1B19">
            <w:pPr>
              <w:rPr>
                <w:rFonts w:cs="Calibri"/>
              </w:rPr>
            </w:pPr>
            <w:r w:rsidRPr="00FE1B19">
              <w:t>{{critical_actions}}</w:t>
            </w:r>
          </w:p>
        </w:tc>
      </w:tr>
    </w:tbl>
    <w:p w14:paraId="78B5C0A4" w14:textId="77777777" w:rsidR="00AD5812" w:rsidRPr="00AD5812" w:rsidRDefault="00AD5812" w:rsidP="00AD5812">
      <w:pPr>
        <w:rPr>
          <w:rFonts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5812" w:rsidRPr="00AD5812" w14:paraId="3F4DE5E4" w14:textId="77777777" w:rsidTr="00CF7C87">
        <w:tc>
          <w:tcPr>
            <w:tcW w:w="10790" w:type="dxa"/>
            <w:shd w:val="clear" w:color="auto" w:fill="DAE9F7" w:themeFill="text2" w:themeFillTint="1A"/>
          </w:tcPr>
          <w:p w14:paraId="6FAC47DD" w14:textId="77777777" w:rsidR="00AD5812" w:rsidRPr="00AD5812" w:rsidRDefault="00AD5812" w:rsidP="00CF7C87">
            <w:pPr>
              <w:jc w:val="center"/>
              <w:rPr>
                <w:rFonts w:cs="Calibri"/>
                <w:b/>
                <w:bCs/>
              </w:rPr>
            </w:pPr>
            <w:r w:rsidRPr="00AD5812">
              <w:rPr>
                <w:rFonts w:cs="Calibri"/>
                <w:b/>
                <w:bCs/>
              </w:rPr>
              <w:t>Debrief Objectives and Sample Debrief Questions</w:t>
            </w:r>
          </w:p>
        </w:tc>
      </w:tr>
      <w:tr w:rsidR="00AD5812" w:rsidRPr="00AD5812" w14:paraId="07742E24" w14:textId="77777777" w:rsidTr="003F7C6A">
        <w:tc>
          <w:tcPr>
            <w:tcW w:w="10790" w:type="dxa"/>
          </w:tcPr>
          <w:p w14:paraId="2A79385E" w14:textId="52878C71" w:rsidR="00AD5812" w:rsidRPr="00FE1B19" w:rsidRDefault="00FE1B19" w:rsidP="00FE1B19">
            <w:pPr>
              <w:rPr>
                <w:rFonts w:cs="Calibri"/>
              </w:rPr>
            </w:pPr>
            <w:r>
              <w:t>{{debrief_questions}}</w:t>
            </w:r>
          </w:p>
        </w:tc>
      </w:tr>
    </w:tbl>
    <w:p w14:paraId="0F1AD334" w14:textId="71DE3CFB" w:rsidR="00AD5812" w:rsidRPr="00AD5812" w:rsidRDefault="00AD5812" w:rsidP="00AD5812">
      <w:pPr>
        <w:rPr>
          <w:rFonts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5812" w:rsidRPr="00AD5812" w14:paraId="135F3597" w14:textId="77777777" w:rsidTr="00CF7C87">
        <w:tc>
          <w:tcPr>
            <w:tcW w:w="10790" w:type="dxa"/>
            <w:shd w:val="clear" w:color="auto" w:fill="DAE9F7" w:themeFill="text2" w:themeFillTint="1A"/>
          </w:tcPr>
          <w:p w14:paraId="1325273E" w14:textId="77777777" w:rsidR="00AD5812" w:rsidRPr="00AD5812" w:rsidRDefault="00AD5812" w:rsidP="00CF7C87">
            <w:pPr>
              <w:jc w:val="center"/>
              <w:rPr>
                <w:rFonts w:cs="Calibri"/>
                <w:b/>
                <w:bCs/>
              </w:rPr>
            </w:pPr>
            <w:r w:rsidRPr="00AD5812">
              <w:rPr>
                <w:rFonts w:cs="Calibri"/>
                <w:b/>
                <w:bCs/>
              </w:rPr>
              <w:t>References</w:t>
            </w:r>
          </w:p>
        </w:tc>
      </w:tr>
      <w:tr w:rsidR="00AD5812" w:rsidRPr="00AD5812" w14:paraId="42063B81" w14:textId="77777777" w:rsidTr="003F7C6A">
        <w:tc>
          <w:tcPr>
            <w:tcW w:w="10790" w:type="dxa"/>
          </w:tcPr>
          <w:p w14:paraId="4697A0F2" w14:textId="457D73C4" w:rsidR="00AD5812" w:rsidRPr="00FE1B19" w:rsidRDefault="00FE1B19" w:rsidP="00FE1B19">
            <w:pPr>
              <w:rPr>
                <w:rFonts w:cs="Calibri"/>
              </w:rPr>
            </w:pPr>
            <w:r>
              <w:t>{{references}}</w:t>
            </w:r>
          </w:p>
        </w:tc>
      </w:tr>
    </w:tbl>
    <w:p w14:paraId="626175BD" w14:textId="74A1FD00" w:rsidR="0003381E" w:rsidRPr="009459BC" w:rsidRDefault="0003381E">
      <w:pPr>
        <w:rPr>
          <w:b/>
          <w:bCs/>
          <w:sz w:val="22"/>
          <w:szCs w:val="22"/>
        </w:rPr>
      </w:pPr>
    </w:p>
    <w:sectPr w:rsidR="0003381E" w:rsidRPr="009459BC" w:rsidSect="009459BC">
      <w:pgSz w:w="12240" w:h="15840"/>
      <w:pgMar w:top="144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86E2" w14:textId="77777777" w:rsidR="007332BE" w:rsidRDefault="007332BE" w:rsidP="0003381E">
      <w:pPr>
        <w:spacing w:after="0" w:line="240" w:lineRule="auto"/>
      </w:pPr>
      <w:r>
        <w:separator/>
      </w:r>
    </w:p>
  </w:endnote>
  <w:endnote w:type="continuationSeparator" w:id="0">
    <w:p w14:paraId="70079E35" w14:textId="77777777" w:rsidR="007332BE" w:rsidRDefault="007332BE" w:rsidP="0003381E">
      <w:pPr>
        <w:spacing w:after="0" w:line="240" w:lineRule="auto"/>
      </w:pPr>
      <w:r>
        <w:continuationSeparator/>
      </w:r>
    </w:p>
  </w:endnote>
  <w:endnote w:type="continuationNotice" w:id="1">
    <w:p w14:paraId="039CE6A4" w14:textId="77777777" w:rsidR="007332BE" w:rsidRDefault="007332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6757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773C85" w14:textId="03DA25AF" w:rsidR="004972B7" w:rsidRDefault="004972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91DC0" w14:textId="77777777" w:rsidR="004972B7" w:rsidRDefault="004972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6730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C4F9BD" w14:textId="0C88CDB1" w:rsidR="00D023FA" w:rsidRDefault="00D023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CEA60D" w14:textId="45E4C65E" w:rsidR="00D023FA" w:rsidRDefault="00D02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A0389" w14:textId="77777777" w:rsidR="007332BE" w:rsidRDefault="007332BE" w:rsidP="0003381E">
      <w:pPr>
        <w:spacing w:after="0" w:line="240" w:lineRule="auto"/>
      </w:pPr>
      <w:r>
        <w:separator/>
      </w:r>
    </w:p>
  </w:footnote>
  <w:footnote w:type="continuationSeparator" w:id="0">
    <w:p w14:paraId="6FFE8709" w14:textId="77777777" w:rsidR="007332BE" w:rsidRDefault="007332BE" w:rsidP="0003381E">
      <w:pPr>
        <w:spacing w:after="0" w:line="240" w:lineRule="auto"/>
      </w:pPr>
      <w:r>
        <w:continuationSeparator/>
      </w:r>
    </w:p>
  </w:footnote>
  <w:footnote w:type="continuationNotice" w:id="1">
    <w:p w14:paraId="201CFE01" w14:textId="77777777" w:rsidR="007332BE" w:rsidRDefault="007332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0993" w14:textId="53396CD1" w:rsidR="00586972" w:rsidRPr="00CE0D54" w:rsidRDefault="00000000">
    <w:pPr>
      <w:pStyle w:val="Header"/>
      <w:rPr>
        <w:sz w:val="32"/>
        <w:szCs w:val="32"/>
      </w:rPr>
    </w:pPr>
    <w:sdt>
      <w:sdtPr>
        <w:rPr>
          <w:sz w:val="32"/>
          <w:szCs w:val="32"/>
        </w:rPr>
        <w:alias w:val="Case Name"/>
        <w:tag w:val="Case Name"/>
        <w:id w:val="-1846392907"/>
        <w:placeholder>
          <w:docPart w:val="944A72EE7FB64B4D9DA42D322F0A7AD4"/>
        </w:placeholder>
        <w:dataBinding w:prefixMappings="" w:xpath="/root[1]/CaseName[1]" w:storeItemID="{095B2524-5F54-46AF-9C4B-2D393B5607E0}"/>
        <w:text/>
      </w:sdtPr>
      <w:sdtContent>
        <w:r w:rsidR="00022024">
          <w:rPr>
            <w:sz w:val="32"/>
            <w:szCs w:val="32"/>
          </w:rPr>
          <w:t>{{case_name}}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FD32" w14:textId="0D2801E6" w:rsidR="00D023FA" w:rsidRPr="00926BA1" w:rsidRDefault="00D023FA" w:rsidP="004972B7">
    <w:pPr>
      <w:pStyle w:val="Header"/>
      <w:rPr>
        <w:b/>
        <w:bCs/>
      </w:rPr>
    </w:pPr>
    <w:r w:rsidRPr="00926BA1">
      <w:rPr>
        <w:rFonts w:ascii="Calibri" w:hAnsi="Calibri" w:cs="Calibri"/>
        <w:b/>
        <w:bCs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375247F9" wp14:editId="7CF105E8">
          <wp:simplePos x="0" y="0"/>
          <wp:positionH relativeFrom="margin">
            <wp:align>center</wp:align>
          </wp:positionH>
          <wp:positionV relativeFrom="paragraph">
            <wp:posOffset>-343535</wp:posOffset>
          </wp:positionV>
          <wp:extent cx="1926590" cy="714375"/>
          <wp:effectExtent l="0" t="0" r="0" b="9525"/>
          <wp:wrapThrough wrapText="bothSides">
            <wp:wrapPolygon edited="0">
              <wp:start x="0" y="0"/>
              <wp:lineTo x="0" y="21312"/>
              <wp:lineTo x="21358" y="21312"/>
              <wp:lineTo x="21358" y="0"/>
              <wp:lineTo x="0" y="0"/>
            </wp:wrapPolygon>
          </wp:wrapThrough>
          <wp:docPr id="825995778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618072" name="Picture 2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2842" w:rsidRPr="00C62842">
      <w:rPr>
        <w:sz w:val="32"/>
        <w:szCs w:val="32"/>
      </w:rPr>
      <w:t xml:space="preserve"> </w:t>
    </w:r>
    <w:r w:rsidR="00607EFD">
      <w:rPr>
        <w:sz w:val="32"/>
        <w:szCs w:val="32"/>
      </w:rPr>
      <w:t>{{case_name}}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19C0" w14:textId="49F3E34B" w:rsidR="00D023FA" w:rsidRDefault="00000000" w:rsidP="00D023FA">
    <w:pPr>
      <w:pStyle w:val="Header"/>
    </w:pPr>
    <w:sdt>
      <w:sdtPr>
        <w:rPr>
          <w:sz w:val="32"/>
          <w:szCs w:val="32"/>
        </w:rPr>
        <w:alias w:val="Case Name"/>
        <w:tag w:val="Case Name"/>
        <w:id w:val="-1508598479"/>
        <w:placeholder>
          <w:docPart w:val="D270A091A09443EAA5B3749FA40C0FC9"/>
        </w:placeholder>
        <w:dataBinding w:prefixMappings="" w:xpath="/root[1]/CaseName[1]" w:storeItemID="{095B2524-5F54-46AF-9C4B-2D393B5607E0}"/>
        <w:text/>
      </w:sdtPr>
      <w:sdtContent>
        <w:r w:rsidR="00022024">
          <w:rPr>
            <w:sz w:val="32"/>
            <w:szCs w:val="32"/>
          </w:rPr>
          <w:t>{{case_name}}</w:t>
        </w:r>
      </w:sdtContent>
    </w:sdt>
    <w:r w:rsidR="00D023FA" w:rsidRPr="00D023F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8241" behindDoc="0" locked="0" layoutInCell="1" allowOverlap="1" wp14:anchorId="43EAA12F" wp14:editId="00DE53C0">
          <wp:simplePos x="0" y="0"/>
          <wp:positionH relativeFrom="column">
            <wp:posOffset>5701030</wp:posOffset>
          </wp:positionH>
          <wp:positionV relativeFrom="paragraph">
            <wp:posOffset>-95250</wp:posOffset>
          </wp:positionV>
          <wp:extent cx="1104900" cy="409575"/>
          <wp:effectExtent l="0" t="0" r="0" b="9525"/>
          <wp:wrapThrough wrapText="bothSides">
            <wp:wrapPolygon edited="0">
              <wp:start x="0" y="0"/>
              <wp:lineTo x="0" y="21098"/>
              <wp:lineTo x="21228" y="21098"/>
              <wp:lineTo x="21228" y="0"/>
              <wp:lineTo x="0" y="0"/>
            </wp:wrapPolygon>
          </wp:wrapThrough>
          <wp:docPr id="1642926219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618072" name="Picture 2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828" w14:textId="053CF1EA" w:rsidR="009459BC" w:rsidRDefault="00000000" w:rsidP="00D023FA">
    <w:pPr>
      <w:pStyle w:val="Header"/>
    </w:pPr>
    <w:sdt>
      <w:sdtPr>
        <w:rPr>
          <w:sz w:val="32"/>
          <w:szCs w:val="32"/>
        </w:rPr>
        <w:alias w:val="Case Name"/>
        <w:tag w:val="Case Name"/>
        <w:id w:val="568385462"/>
        <w:placeholder>
          <w:docPart w:val="9835C11329EC4FBEAB43401EE1BA0F27"/>
        </w:placeholder>
        <w:dataBinding w:prefixMappings="" w:xpath="/root[1]/CaseName[1]" w:storeItemID="{095B2524-5F54-46AF-9C4B-2D393B5607E0}"/>
        <w:text/>
      </w:sdtPr>
      <w:sdtContent>
        <w:r w:rsidR="00022024">
          <w:rPr>
            <w:sz w:val="32"/>
            <w:szCs w:val="32"/>
          </w:rPr>
          <w:t>{{case_name}}</w:t>
        </w:r>
      </w:sdtContent>
    </w:sdt>
    <w:r w:rsidR="00586972" w:rsidRPr="00D023FA">
      <w:rPr>
        <w:rFonts w:ascii="Calibri" w:hAnsi="Calibri" w:cs="Calibri"/>
        <w:noProof/>
        <w:sz w:val="40"/>
        <w:szCs w:val="40"/>
      </w:rPr>
      <w:t xml:space="preserve"> </w:t>
    </w:r>
    <w:r w:rsidR="009459BC" w:rsidRPr="00D023F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8242" behindDoc="0" locked="0" layoutInCell="1" allowOverlap="1" wp14:anchorId="0E0F3A63" wp14:editId="71DACCF6">
          <wp:simplePos x="0" y="0"/>
          <wp:positionH relativeFrom="margin">
            <wp:align>right</wp:align>
          </wp:positionH>
          <wp:positionV relativeFrom="paragraph">
            <wp:posOffset>-190500</wp:posOffset>
          </wp:positionV>
          <wp:extent cx="1104900" cy="409575"/>
          <wp:effectExtent l="0" t="0" r="0" b="9525"/>
          <wp:wrapThrough wrapText="bothSides">
            <wp:wrapPolygon edited="0">
              <wp:start x="0" y="0"/>
              <wp:lineTo x="0" y="21098"/>
              <wp:lineTo x="21228" y="21098"/>
              <wp:lineTo x="21228" y="0"/>
              <wp:lineTo x="0" y="0"/>
            </wp:wrapPolygon>
          </wp:wrapThrough>
          <wp:docPr id="1021298937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618072" name="Picture 2" descr="A close-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2yCGlOf96Wwb5" int2:id="5xE8zTQu">
      <int2:state int2:value="Rejected" int2:type="spell"/>
    </int2:textHash>
    <int2:textHash int2:hashCode="OGJP3hFYRORKmZ" int2:id="H6K6FsJb">
      <int2:state int2:value="Rejected" int2:type="spell"/>
    </int2:textHash>
    <int2:textHash int2:hashCode="V/onvITR8k1Dk2" int2:id="OzHW2GeZ">
      <int2:state int2:value="Rejected" int2:type="spell"/>
    </int2:textHash>
    <int2:textHash int2:hashCode="DlK56NTN5p5qGm" int2:id="PtZO55dY">
      <int2:state int2:value="Rejected" int2:type="spell"/>
    </int2:textHash>
    <int2:textHash int2:hashCode="7S3393BpXxNTba" int2:id="WfLIthbb">
      <int2:state int2:value="Rejected" int2:type="spell"/>
    </int2:textHash>
    <int2:textHash int2:hashCode="dmWKJyLPw2C2io" int2:id="dTX30dvI">
      <int2:state int2:value="Rejected" int2:type="spell"/>
    </int2:textHash>
    <int2:textHash int2:hashCode="brHAN0L6rfGNuD" int2:id="ot4YYdPZ">
      <int2:state int2:value="Rejected" int2:type="spell"/>
    </int2:textHash>
    <int2:textHash int2:hashCode="h406MR8sKroV2a" int2:id="wYKGr5E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7DE"/>
    <w:multiLevelType w:val="hybridMultilevel"/>
    <w:tmpl w:val="3C247B74"/>
    <w:lvl w:ilvl="0" w:tplc="C7E08D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1526D"/>
    <w:multiLevelType w:val="hybridMultilevel"/>
    <w:tmpl w:val="804E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402DD"/>
    <w:multiLevelType w:val="multilevel"/>
    <w:tmpl w:val="174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4C1FA6"/>
    <w:multiLevelType w:val="hybridMultilevel"/>
    <w:tmpl w:val="ACB2CF40"/>
    <w:lvl w:ilvl="0" w:tplc="88605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235E0"/>
    <w:multiLevelType w:val="hybridMultilevel"/>
    <w:tmpl w:val="C25E10CA"/>
    <w:lvl w:ilvl="0" w:tplc="F4AC0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97493"/>
    <w:multiLevelType w:val="hybridMultilevel"/>
    <w:tmpl w:val="4A120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43086"/>
    <w:multiLevelType w:val="hybridMultilevel"/>
    <w:tmpl w:val="5270FDE0"/>
    <w:lvl w:ilvl="0" w:tplc="D23CC44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04370"/>
    <w:multiLevelType w:val="hybridMultilevel"/>
    <w:tmpl w:val="8CA883FC"/>
    <w:lvl w:ilvl="0" w:tplc="9FAE59AC">
      <w:numFmt w:val="bullet"/>
      <w:suff w:val="space"/>
      <w:lvlText w:val="-"/>
      <w:lvlJc w:val="left"/>
      <w:pPr>
        <w:ind w:left="72" w:hanging="72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7783F"/>
    <w:multiLevelType w:val="multilevel"/>
    <w:tmpl w:val="9DE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DC6E17"/>
    <w:multiLevelType w:val="hybridMultilevel"/>
    <w:tmpl w:val="3B9AE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E2FD6"/>
    <w:multiLevelType w:val="multilevel"/>
    <w:tmpl w:val="DCC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4F4E58"/>
    <w:multiLevelType w:val="hybridMultilevel"/>
    <w:tmpl w:val="29F87D38"/>
    <w:lvl w:ilvl="0" w:tplc="359E774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AF710D"/>
    <w:multiLevelType w:val="hybridMultilevel"/>
    <w:tmpl w:val="444EE492"/>
    <w:lvl w:ilvl="0" w:tplc="88605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20784">
    <w:abstractNumId w:val="9"/>
  </w:num>
  <w:num w:numId="2" w16cid:durableId="2000039172">
    <w:abstractNumId w:val="12"/>
  </w:num>
  <w:num w:numId="3" w16cid:durableId="1936982901">
    <w:abstractNumId w:val="0"/>
  </w:num>
  <w:num w:numId="4" w16cid:durableId="622080315">
    <w:abstractNumId w:val="10"/>
  </w:num>
  <w:num w:numId="5" w16cid:durableId="73937343">
    <w:abstractNumId w:val="2"/>
  </w:num>
  <w:num w:numId="6" w16cid:durableId="1542934277">
    <w:abstractNumId w:val="8"/>
  </w:num>
  <w:num w:numId="7" w16cid:durableId="1324162350">
    <w:abstractNumId w:val="7"/>
  </w:num>
  <w:num w:numId="8" w16cid:durableId="489561476">
    <w:abstractNumId w:val="5"/>
  </w:num>
  <w:num w:numId="9" w16cid:durableId="842016656">
    <w:abstractNumId w:val="4"/>
  </w:num>
  <w:num w:numId="10" w16cid:durableId="1045836290">
    <w:abstractNumId w:val="3"/>
  </w:num>
  <w:num w:numId="11" w16cid:durableId="811093102">
    <w:abstractNumId w:val="6"/>
  </w:num>
  <w:num w:numId="12" w16cid:durableId="2019115186">
    <w:abstractNumId w:val="1"/>
  </w:num>
  <w:num w:numId="13" w16cid:durableId="267660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1E"/>
    <w:rsid w:val="00007F40"/>
    <w:rsid w:val="00010AE2"/>
    <w:rsid w:val="00022024"/>
    <w:rsid w:val="00031326"/>
    <w:rsid w:val="00031C76"/>
    <w:rsid w:val="0003381E"/>
    <w:rsid w:val="00042A79"/>
    <w:rsid w:val="000478F5"/>
    <w:rsid w:val="00056880"/>
    <w:rsid w:val="000630F1"/>
    <w:rsid w:val="0007060D"/>
    <w:rsid w:val="00085EED"/>
    <w:rsid w:val="000907B0"/>
    <w:rsid w:val="000B75AE"/>
    <w:rsid w:val="000E1677"/>
    <w:rsid w:val="0010219E"/>
    <w:rsid w:val="00102B3B"/>
    <w:rsid w:val="001060FD"/>
    <w:rsid w:val="00120C61"/>
    <w:rsid w:val="00122067"/>
    <w:rsid w:val="00122143"/>
    <w:rsid w:val="00122679"/>
    <w:rsid w:val="001319B3"/>
    <w:rsid w:val="00131BDE"/>
    <w:rsid w:val="00134413"/>
    <w:rsid w:val="001370AD"/>
    <w:rsid w:val="0013766F"/>
    <w:rsid w:val="00152468"/>
    <w:rsid w:val="00152897"/>
    <w:rsid w:val="00153601"/>
    <w:rsid w:val="0015432C"/>
    <w:rsid w:val="001647C9"/>
    <w:rsid w:val="001660D7"/>
    <w:rsid w:val="00166C44"/>
    <w:rsid w:val="00176A1F"/>
    <w:rsid w:val="0019717A"/>
    <w:rsid w:val="001A39F6"/>
    <w:rsid w:val="001A4EA1"/>
    <w:rsid w:val="001B552B"/>
    <w:rsid w:val="001C24F0"/>
    <w:rsid w:val="001D520E"/>
    <w:rsid w:val="001E4047"/>
    <w:rsid w:val="001E728E"/>
    <w:rsid w:val="001F10C9"/>
    <w:rsid w:val="001F168D"/>
    <w:rsid w:val="00201069"/>
    <w:rsid w:val="002071F4"/>
    <w:rsid w:val="002171B0"/>
    <w:rsid w:val="00232194"/>
    <w:rsid w:val="00236400"/>
    <w:rsid w:val="002378A2"/>
    <w:rsid w:val="00251550"/>
    <w:rsid w:val="00254F51"/>
    <w:rsid w:val="00260EB2"/>
    <w:rsid w:val="0026138F"/>
    <w:rsid w:val="00262468"/>
    <w:rsid w:val="00264559"/>
    <w:rsid w:val="00287BBF"/>
    <w:rsid w:val="0029330D"/>
    <w:rsid w:val="0029686B"/>
    <w:rsid w:val="002A675D"/>
    <w:rsid w:val="002C11D5"/>
    <w:rsid w:val="002C498A"/>
    <w:rsid w:val="002D2A41"/>
    <w:rsid w:val="002E0409"/>
    <w:rsid w:val="002E5CE1"/>
    <w:rsid w:val="002F5274"/>
    <w:rsid w:val="00312FF9"/>
    <w:rsid w:val="00340EF4"/>
    <w:rsid w:val="00346C01"/>
    <w:rsid w:val="00357327"/>
    <w:rsid w:val="003735B4"/>
    <w:rsid w:val="00375DA0"/>
    <w:rsid w:val="00384DDD"/>
    <w:rsid w:val="00392B9C"/>
    <w:rsid w:val="00395A37"/>
    <w:rsid w:val="00395E74"/>
    <w:rsid w:val="00397EB6"/>
    <w:rsid w:val="003A26FF"/>
    <w:rsid w:val="003A7E64"/>
    <w:rsid w:val="003B067B"/>
    <w:rsid w:val="003B16F3"/>
    <w:rsid w:val="003B263D"/>
    <w:rsid w:val="003B4AB5"/>
    <w:rsid w:val="003B5337"/>
    <w:rsid w:val="003C47EC"/>
    <w:rsid w:val="003D5181"/>
    <w:rsid w:val="003D7607"/>
    <w:rsid w:val="003E089B"/>
    <w:rsid w:val="003E79E3"/>
    <w:rsid w:val="003F5D09"/>
    <w:rsid w:val="003F7C6A"/>
    <w:rsid w:val="00402B79"/>
    <w:rsid w:val="00403DA9"/>
    <w:rsid w:val="004118A0"/>
    <w:rsid w:val="00412A81"/>
    <w:rsid w:val="00412EDD"/>
    <w:rsid w:val="00414B0E"/>
    <w:rsid w:val="004302F5"/>
    <w:rsid w:val="004330EF"/>
    <w:rsid w:val="004375A4"/>
    <w:rsid w:val="0045572A"/>
    <w:rsid w:val="00460EEF"/>
    <w:rsid w:val="004622FA"/>
    <w:rsid w:val="00476479"/>
    <w:rsid w:val="00486FC7"/>
    <w:rsid w:val="004972B7"/>
    <w:rsid w:val="004A0701"/>
    <w:rsid w:val="004B07D6"/>
    <w:rsid w:val="004C1379"/>
    <w:rsid w:val="004C1F20"/>
    <w:rsid w:val="004D5C22"/>
    <w:rsid w:val="004E2D18"/>
    <w:rsid w:val="004E6EDB"/>
    <w:rsid w:val="004F72D4"/>
    <w:rsid w:val="005006AD"/>
    <w:rsid w:val="00503876"/>
    <w:rsid w:val="0050436C"/>
    <w:rsid w:val="005125CD"/>
    <w:rsid w:val="00516FC9"/>
    <w:rsid w:val="00520EF2"/>
    <w:rsid w:val="00527660"/>
    <w:rsid w:val="005309CA"/>
    <w:rsid w:val="00530FDE"/>
    <w:rsid w:val="00533FDD"/>
    <w:rsid w:val="005368A9"/>
    <w:rsid w:val="005625AE"/>
    <w:rsid w:val="00582C24"/>
    <w:rsid w:val="00586972"/>
    <w:rsid w:val="00592045"/>
    <w:rsid w:val="005A4EDC"/>
    <w:rsid w:val="005A56DC"/>
    <w:rsid w:val="005B61BA"/>
    <w:rsid w:val="005D6CDC"/>
    <w:rsid w:val="005D7204"/>
    <w:rsid w:val="005E0814"/>
    <w:rsid w:val="005E3462"/>
    <w:rsid w:val="005F7211"/>
    <w:rsid w:val="00607EFD"/>
    <w:rsid w:val="006152CF"/>
    <w:rsid w:val="00616CBD"/>
    <w:rsid w:val="00617AFD"/>
    <w:rsid w:val="0062597D"/>
    <w:rsid w:val="006271A4"/>
    <w:rsid w:val="00627585"/>
    <w:rsid w:val="00631E5E"/>
    <w:rsid w:val="006425AA"/>
    <w:rsid w:val="00647B5E"/>
    <w:rsid w:val="0066654B"/>
    <w:rsid w:val="0066701A"/>
    <w:rsid w:val="00667B12"/>
    <w:rsid w:val="0068238E"/>
    <w:rsid w:val="00690E99"/>
    <w:rsid w:val="006910DF"/>
    <w:rsid w:val="00691BDE"/>
    <w:rsid w:val="006A7D5C"/>
    <w:rsid w:val="006C6C79"/>
    <w:rsid w:val="006D0012"/>
    <w:rsid w:val="006E7E0A"/>
    <w:rsid w:val="007037A2"/>
    <w:rsid w:val="00707F25"/>
    <w:rsid w:val="007117CD"/>
    <w:rsid w:val="00716EC6"/>
    <w:rsid w:val="0072393C"/>
    <w:rsid w:val="007332BE"/>
    <w:rsid w:val="00735B37"/>
    <w:rsid w:val="007362D4"/>
    <w:rsid w:val="00737427"/>
    <w:rsid w:val="00740979"/>
    <w:rsid w:val="00745E36"/>
    <w:rsid w:val="00751F64"/>
    <w:rsid w:val="00754223"/>
    <w:rsid w:val="007631C7"/>
    <w:rsid w:val="0076394D"/>
    <w:rsid w:val="00764013"/>
    <w:rsid w:val="0077027A"/>
    <w:rsid w:val="00783A6C"/>
    <w:rsid w:val="00786F52"/>
    <w:rsid w:val="00795761"/>
    <w:rsid w:val="007B1CCE"/>
    <w:rsid w:val="007B212E"/>
    <w:rsid w:val="007B4AF1"/>
    <w:rsid w:val="007C28CA"/>
    <w:rsid w:val="007C6BE1"/>
    <w:rsid w:val="007D45DE"/>
    <w:rsid w:val="007D6F45"/>
    <w:rsid w:val="007F5AE1"/>
    <w:rsid w:val="00807495"/>
    <w:rsid w:val="00807A6C"/>
    <w:rsid w:val="00814B92"/>
    <w:rsid w:val="00820A43"/>
    <w:rsid w:val="00825976"/>
    <w:rsid w:val="00831544"/>
    <w:rsid w:val="008341A6"/>
    <w:rsid w:val="008419B6"/>
    <w:rsid w:val="00847395"/>
    <w:rsid w:val="00856688"/>
    <w:rsid w:val="00887A8E"/>
    <w:rsid w:val="008917D3"/>
    <w:rsid w:val="00891AFA"/>
    <w:rsid w:val="008A0439"/>
    <w:rsid w:val="008A2306"/>
    <w:rsid w:val="008A6AC8"/>
    <w:rsid w:val="008B4B7B"/>
    <w:rsid w:val="008B5C5A"/>
    <w:rsid w:val="008B729C"/>
    <w:rsid w:val="008C4B20"/>
    <w:rsid w:val="008C71A5"/>
    <w:rsid w:val="008C7AAC"/>
    <w:rsid w:val="008F2974"/>
    <w:rsid w:val="00900A68"/>
    <w:rsid w:val="00903853"/>
    <w:rsid w:val="00904FD1"/>
    <w:rsid w:val="00911CBC"/>
    <w:rsid w:val="009257E9"/>
    <w:rsid w:val="00926BA1"/>
    <w:rsid w:val="00935CEC"/>
    <w:rsid w:val="00936329"/>
    <w:rsid w:val="0094588D"/>
    <w:rsid w:val="009459BC"/>
    <w:rsid w:val="00945C6C"/>
    <w:rsid w:val="009475CA"/>
    <w:rsid w:val="009614CB"/>
    <w:rsid w:val="00961DF4"/>
    <w:rsid w:val="00964E33"/>
    <w:rsid w:val="00985175"/>
    <w:rsid w:val="009871BF"/>
    <w:rsid w:val="00994344"/>
    <w:rsid w:val="009A1F1D"/>
    <w:rsid w:val="009B375D"/>
    <w:rsid w:val="009D437F"/>
    <w:rsid w:val="009E1E94"/>
    <w:rsid w:val="009E5127"/>
    <w:rsid w:val="009F3528"/>
    <w:rsid w:val="009F65EF"/>
    <w:rsid w:val="00A01558"/>
    <w:rsid w:val="00A0728D"/>
    <w:rsid w:val="00A10CA8"/>
    <w:rsid w:val="00A1652D"/>
    <w:rsid w:val="00A2315E"/>
    <w:rsid w:val="00A27DD9"/>
    <w:rsid w:val="00A3745C"/>
    <w:rsid w:val="00A428B5"/>
    <w:rsid w:val="00A467DD"/>
    <w:rsid w:val="00A46CD7"/>
    <w:rsid w:val="00A5333A"/>
    <w:rsid w:val="00A5356A"/>
    <w:rsid w:val="00A81123"/>
    <w:rsid w:val="00A844E8"/>
    <w:rsid w:val="00A87FBD"/>
    <w:rsid w:val="00A95366"/>
    <w:rsid w:val="00AA48AC"/>
    <w:rsid w:val="00AA7DEF"/>
    <w:rsid w:val="00AB5952"/>
    <w:rsid w:val="00AB6F8A"/>
    <w:rsid w:val="00AC40C6"/>
    <w:rsid w:val="00AC4B1E"/>
    <w:rsid w:val="00AD1E12"/>
    <w:rsid w:val="00AD5812"/>
    <w:rsid w:val="00AD6A34"/>
    <w:rsid w:val="00AE4AD9"/>
    <w:rsid w:val="00B00EE3"/>
    <w:rsid w:val="00B3316A"/>
    <w:rsid w:val="00B35804"/>
    <w:rsid w:val="00B50A00"/>
    <w:rsid w:val="00B53036"/>
    <w:rsid w:val="00B54C77"/>
    <w:rsid w:val="00B61782"/>
    <w:rsid w:val="00B63A55"/>
    <w:rsid w:val="00B6730A"/>
    <w:rsid w:val="00B83E74"/>
    <w:rsid w:val="00B87A16"/>
    <w:rsid w:val="00BA4E0B"/>
    <w:rsid w:val="00BA648A"/>
    <w:rsid w:val="00BD331D"/>
    <w:rsid w:val="00BD43C9"/>
    <w:rsid w:val="00BF3F92"/>
    <w:rsid w:val="00BF514B"/>
    <w:rsid w:val="00C00256"/>
    <w:rsid w:val="00C03886"/>
    <w:rsid w:val="00C0447B"/>
    <w:rsid w:val="00C13AFA"/>
    <w:rsid w:val="00C14A96"/>
    <w:rsid w:val="00C15923"/>
    <w:rsid w:val="00C175CC"/>
    <w:rsid w:val="00C2112A"/>
    <w:rsid w:val="00C21F7F"/>
    <w:rsid w:val="00C27B39"/>
    <w:rsid w:val="00C27BE9"/>
    <w:rsid w:val="00C33D58"/>
    <w:rsid w:val="00C42A5D"/>
    <w:rsid w:val="00C610EC"/>
    <w:rsid w:val="00C6279B"/>
    <w:rsid w:val="00C62842"/>
    <w:rsid w:val="00C91062"/>
    <w:rsid w:val="00CA453D"/>
    <w:rsid w:val="00CC31FE"/>
    <w:rsid w:val="00CE0D54"/>
    <w:rsid w:val="00CE5859"/>
    <w:rsid w:val="00CE607D"/>
    <w:rsid w:val="00CF7C87"/>
    <w:rsid w:val="00D023FA"/>
    <w:rsid w:val="00D139CC"/>
    <w:rsid w:val="00D1551F"/>
    <w:rsid w:val="00D15AC8"/>
    <w:rsid w:val="00D15F57"/>
    <w:rsid w:val="00D31170"/>
    <w:rsid w:val="00D561F7"/>
    <w:rsid w:val="00D646F8"/>
    <w:rsid w:val="00D72A15"/>
    <w:rsid w:val="00D90185"/>
    <w:rsid w:val="00DA4218"/>
    <w:rsid w:val="00DD4041"/>
    <w:rsid w:val="00DE7B7A"/>
    <w:rsid w:val="00DF1336"/>
    <w:rsid w:val="00E0112C"/>
    <w:rsid w:val="00E07853"/>
    <w:rsid w:val="00E1151B"/>
    <w:rsid w:val="00E24D32"/>
    <w:rsid w:val="00E30122"/>
    <w:rsid w:val="00E43742"/>
    <w:rsid w:val="00E46C36"/>
    <w:rsid w:val="00E50F25"/>
    <w:rsid w:val="00E84D5D"/>
    <w:rsid w:val="00EA0047"/>
    <w:rsid w:val="00EA15A1"/>
    <w:rsid w:val="00EA3CD4"/>
    <w:rsid w:val="00EB21B0"/>
    <w:rsid w:val="00EB401D"/>
    <w:rsid w:val="00ED064E"/>
    <w:rsid w:val="00ED3E32"/>
    <w:rsid w:val="00ED594F"/>
    <w:rsid w:val="00EE0680"/>
    <w:rsid w:val="00EE0F64"/>
    <w:rsid w:val="00EE3816"/>
    <w:rsid w:val="00EF5AE2"/>
    <w:rsid w:val="00F03A52"/>
    <w:rsid w:val="00F27278"/>
    <w:rsid w:val="00F35C31"/>
    <w:rsid w:val="00F37A6F"/>
    <w:rsid w:val="00F42589"/>
    <w:rsid w:val="00F43741"/>
    <w:rsid w:val="00F4684C"/>
    <w:rsid w:val="00F4765B"/>
    <w:rsid w:val="00F5263A"/>
    <w:rsid w:val="00F54BA4"/>
    <w:rsid w:val="00F55F1C"/>
    <w:rsid w:val="00F84524"/>
    <w:rsid w:val="00F95443"/>
    <w:rsid w:val="00F97E33"/>
    <w:rsid w:val="00FD5E15"/>
    <w:rsid w:val="00FE1B19"/>
    <w:rsid w:val="00FE3EEE"/>
    <w:rsid w:val="00FF2B28"/>
    <w:rsid w:val="00FF7309"/>
    <w:rsid w:val="018AA05D"/>
    <w:rsid w:val="0563BD90"/>
    <w:rsid w:val="0CEC35B2"/>
    <w:rsid w:val="10804251"/>
    <w:rsid w:val="12B99BD9"/>
    <w:rsid w:val="3CBC6C42"/>
    <w:rsid w:val="46836794"/>
    <w:rsid w:val="4E7D9714"/>
    <w:rsid w:val="5CF1CAA3"/>
    <w:rsid w:val="5E07DB4A"/>
    <w:rsid w:val="6701E767"/>
    <w:rsid w:val="6E5F3DAE"/>
    <w:rsid w:val="7246DE3D"/>
    <w:rsid w:val="76617264"/>
    <w:rsid w:val="78219816"/>
    <w:rsid w:val="7FEA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50D7B"/>
  <w15:chartTrackingRefBased/>
  <w15:docId w15:val="{8C3ECD51-8188-4E9F-BE90-56D795D5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81E"/>
  </w:style>
  <w:style w:type="paragraph" w:styleId="Footer">
    <w:name w:val="footer"/>
    <w:basedOn w:val="Normal"/>
    <w:link w:val="FooterChar"/>
    <w:uiPriority w:val="99"/>
    <w:unhideWhenUsed/>
    <w:rsid w:val="0003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81E"/>
  </w:style>
  <w:style w:type="table" w:styleId="TableGrid">
    <w:name w:val="Table Grid"/>
    <w:basedOn w:val="TableNormal"/>
    <w:uiPriority w:val="39"/>
    <w:rsid w:val="0003381E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3381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FE3E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3E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3E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E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5A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A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5A37"/>
    <w:rPr>
      <w:color w:val="96607D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120C6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5A4ED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0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FDE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03886"/>
    <w:rPr>
      <w:rFonts w:ascii="Courier New" w:eastAsia="Times New Roman" w:hAnsi="Courier New" w:cs="Courier New"/>
      <w:sz w:val="20"/>
      <w:szCs w:val="20"/>
    </w:rPr>
  </w:style>
  <w:style w:type="character" w:customStyle="1" w:styleId="citation-165">
    <w:name w:val="citation-165"/>
    <w:basedOn w:val="DefaultParagraphFont"/>
    <w:rsid w:val="00E5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8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irtable.com/appXHa34ZAQq5XgmV/shrR6szZRPEN84ZA3/tblYHndE1xDZR7Bq2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s://airtable.com/appXHa34ZAQq5XgmV/shrRCaZX92DuRgn76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8E6494B6BA4405B938BA7FF892F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BB9E6-8CAC-43CC-937E-6B4FAE2EAFB1}"/>
      </w:docPartPr>
      <w:docPartBody>
        <w:p w:rsidR="007118C6" w:rsidRDefault="00900A68" w:rsidP="00900A68">
          <w:pPr>
            <w:pStyle w:val="A48E6494B6BA4405B938BA7FF892F79E6"/>
          </w:pPr>
          <w:r w:rsidRPr="006F3738">
            <w:rPr>
              <w:rStyle w:val="PlaceholderText"/>
            </w:rPr>
            <w:t>Choose an item.</w:t>
          </w:r>
        </w:p>
      </w:docPartBody>
    </w:docPart>
    <w:docPart>
      <w:docPartPr>
        <w:name w:val="1AB4ABDB287445EBA268DB6166396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E461A-AEB6-4312-93D7-3C46A1B1F172}"/>
      </w:docPartPr>
      <w:docPartBody>
        <w:p w:rsidR="007949B7" w:rsidRDefault="00900A68" w:rsidP="00900A68">
          <w:pPr>
            <w:pStyle w:val="1AB4ABDB287445EBA268DB616639656E5"/>
          </w:pPr>
          <w:r w:rsidRPr="00CE0D54">
            <w:rPr>
              <w:rFonts w:cs="Calibri"/>
            </w:rPr>
            <w:t>Click or tap to enter case name.</w:t>
          </w:r>
        </w:p>
      </w:docPartBody>
    </w:docPart>
    <w:docPart>
      <w:docPartPr>
        <w:name w:val="2D2555E5167342558A34A37846EEA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D29BE-4147-4EE5-84C9-6EA6D0E1D3FA}"/>
      </w:docPartPr>
      <w:docPartBody>
        <w:p w:rsidR="007949B7" w:rsidRDefault="00900A68" w:rsidP="00900A68">
          <w:pPr>
            <w:pStyle w:val="2D2555E5167342558A34A37846EEA2F35"/>
          </w:pPr>
          <w:r w:rsidRPr="006F3738">
            <w:rPr>
              <w:rStyle w:val="PlaceholderText"/>
            </w:rPr>
            <w:t>Choose an item.</w:t>
          </w:r>
        </w:p>
      </w:docPartBody>
    </w:docPart>
    <w:docPart>
      <w:docPartPr>
        <w:name w:val="2647DBF0873A47D686922BDFB2812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013A4-B85C-45EA-9C38-1BA99D64D8E0}"/>
      </w:docPartPr>
      <w:docPartBody>
        <w:p w:rsidR="007949B7" w:rsidRDefault="00900A68" w:rsidP="00900A68">
          <w:pPr>
            <w:pStyle w:val="2647DBF0873A47D686922BDFB28121BF5"/>
          </w:pPr>
          <w:r w:rsidRPr="006F3738">
            <w:rPr>
              <w:rStyle w:val="PlaceholderText"/>
            </w:rPr>
            <w:t>Choose an item.</w:t>
          </w:r>
        </w:p>
      </w:docPartBody>
    </w:docPart>
    <w:docPart>
      <w:docPartPr>
        <w:name w:val="D0A236B92F0347239CE94E02E8649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838D4-6A9B-4509-9667-6DCF84976523}"/>
      </w:docPartPr>
      <w:docPartBody>
        <w:p w:rsidR="007949B7" w:rsidRDefault="00900A68" w:rsidP="00900A68">
          <w:pPr>
            <w:pStyle w:val="D0A236B92F0347239CE94E02E86491B85"/>
          </w:pPr>
          <w:r w:rsidRPr="006F3738">
            <w:rPr>
              <w:rStyle w:val="PlaceholderText"/>
            </w:rPr>
            <w:t>Choose an item.</w:t>
          </w:r>
        </w:p>
      </w:docPartBody>
    </w:docPart>
    <w:docPart>
      <w:docPartPr>
        <w:name w:val="99BBA4F8D8A14B1987AFC21458967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CA9B1-EA50-4A60-AD74-B2856BCA3272}"/>
      </w:docPartPr>
      <w:docPartBody>
        <w:p w:rsidR="007949B7" w:rsidRDefault="00900A68" w:rsidP="00900A68">
          <w:pPr>
            <w:pStyle w:val="99BBA4F8D8A14B1987AFC21458967F065"/>
          </w:pPr>
          <w:r w:rsidRPr="006F3738">
            <w:rPr>
              <w:rStyle w:val="PlaceholderText"/>
            </w:rPr>
            <w:t>Choose an item.</w:t>
          </w:r>
        </w:p>
      </w:docPartBody>
    </w:docPart>
    <w:docPart>
      <w:docPartPr>
        <w:name w:val="D270A091A09443EAA5B3749FA40C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1FFCA-D697-4314-AD21-71CD91897006}"/>
      </w:docPartPr>
      <w:docPartBody>
        <w:p w:rsidR="007949B7" w:rsidRDefault="00900A68" w:rsidP="00900A68">
          <w:pPr>
            <w:pStyle w:val="D270A091A09443EAA5B3749FA40C0FC94"/>
          </w:pPr>
          <w:r>
            <w:rPr>
              <w:sz w:val="32"/>
              <w:szCs w:val="32"/>
            </w:rPr>
            <w:t>Case Name</w:t>
          </w:r>
        </w:p>
      </w:docPartBody>
    </w:docPart>
    <w:docPart>
      <w:docPartPr>
        <w:name w:val="9835C11329EC4FBEAB43401EE1BA0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7CDDB-7337-4747-B662-78EC466D82AF}"/>
      </w:docPartPr>
      <w:docPartBody>
        <w:p w:rsidR="007949B7" w:rsidRDefault="00900A68" w:rsidP="00900A68">
          <w:pPr>
            <w:pStyle w:val="9835C11329EC4FBEAB43401EE1BA0F273"/>
          </w:pPr>
          <w:r w:rsidRPr="00CE0D54">
            <w:rPr>
              <w:rStyle w:val="PlaceholderText"/>
              <w:sz w:val="32"/>
              <w:szCs w:val="32"/>
            </w:rPr>
            <w:t>Case Name</w:t>
          </w:r>
        </w:p>
      </w:docPartBody>
    </w:docPart>
    <w:docPart>
      <w:docPartPr>
        <w:name w:val="944A72EE7FB64B4D9DA42D322F0A7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D43DB-7557-4017-BFF8-E388FF68E0F1}"/>
      </w:docPartPr>
      <w:docPartBody>
        <w:p w:rsidR="007949B7" w:rsidRDefault="00900A68" w:rsidP="00900A68">
          <w:pPr>
            <w:pStyle w:val="944A72EE7FB64B4D9DA42D322F0A7AD43"/>
          </w:pPr>
          <w:r w:rsidRPr="00CE0D54">
            <w:rPr>
              <w:rStyle w:val="PlaceholderText"/>
              <w:sz w:val="32"/>
              <w:szCs w:val="32"/>
            </w:rPr>
            <w:t>Case Name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4FAAF-D20A-43F2-AEE5-9BBCDF06D043}"/>
      </w:docPartPr>
      <w:docPartBody>
        <w:p w:rsidR="00C86DA8" w:rsidRDefault="007D45DE">
          <w:r w:rsidRPr="00DC139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C6"/>
    <w:rsid w:val="000630F1"/>
    <w:rsid w:val="0008268C"/>
    <w:rsid w:val="00102B3B"/>
    <w:rsid w:val="00142BE7"/>
    <w:rsid w:val="00166C44"/>
    <w:rsid w:val="0018229F"/>
    <w:rsid w:val="002171B0"/>
    <w:rsid w:val="00254F51"/>
    <w:rsid w:val="002611B1"/>
    <w:rsid w:val="00264559"/>
    <w:rsid w:val="003540F2"/>
    <w:rsid w:val="00397EB6"/>
    <w:rsid w:val="003B067B"/>
    <w:rsid w:val="004817A2"/>
    <w:rsid w:val="00490147"/>
    <w:rsid w:val="004C1F20"/>
    <w:rsid w:val="004E12E6"/>
    <w:rsid w:val="004F72D4"/>
    <w:rsid w:val="00503876"/>
    <w:rsid w:val="0050436C"/>
    <w:rsid w:val="00565C59"/>
    <w:rsid w:val="00566109"/>
    <w:rsid w:val="006C3905"/>
    <w:rsid w:val="006C6C79"/>
    <w:rsid w:val="007118C6"/>
    <w:rsid w:val="00716EC6"/>
    <w:rsid w:val="007331E2"/>
    <w:rsid w:val="00747555"/>
    <w:rsid w:val="007949B7"/>
    <w:rsid w:val="007D45DE"/>
    <w:rsid w:val="00900A68"/>
    <w:rsid w:val="00904FD1"/>
    <w:rsid w:val="00935CEC"/>
    <w:rsid w:val="00944E28"/>
    <w:rsid w:val="009871BF"/>
    <w:rsid w:val="009E6316"/>
    <w:rsid w:val="00A26EC5"/>
    <w:rsid w:val="00A5356A"/>
    <w:rsid w:val="00A5544B"/>
    <w:rsid w:val="00A77B72"/>
    <w:rsid w:val="00A868AA"/>
    <w:rsid w:val="00AA4F4F"/>
    <w:rsid w:val="00AD4DE2"/>
    <w:rsid w:val="00AE4AD9"/>
    <w:rsid w:val="00B3316A"/>
    <w:rsid w:val="00B54C77"/>
    <w:rsid w:val="00B63A55"/>
    <w:rsid w:val="00B83E74"/>
    <w:rsid w:val="00BD331D"/>
    <w:rsid w:val="00C42A5D"/>
    <w:rsid w:val="00C86DA8"/>
    <w:rsid w:val="00C94300"/>
    <w:rsid w:val="00CD50EE"/>
    <w:rsid w:val="00D77BDA"/>
    <w:rsid w:val="00E0112C"/>
    <w:rsid w:val="00E66695"/>
    <w:rsid w:val="00E84D5D"/>
    <w:rsid w:val="00EB48C6"/>
    <w:rsid w:val="00ED064E"/>
    <w:rsid w:val="00EE3816"/>
    <w:rsid w:val="00EF5AE2"/>
    <w:rsid w:val="00F35C31"/>
    <w:rsid w:val="00FA1505"/>
    <w:rsid w:val="00FC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45DE"/>
    <w:rPr>
      <w:color w:val="666666"/>
    </w:rPr>
  </w:style>
  <w:style w:type="paragraph" w:customStyle="1" w:styleId="1AB4ABDB287445EBA268DB616639656E5">
    <w:name w:val="1AB4ABDB287445EBA268DB616639656E5"/>
    <w:rsid w:val="00900A68"/>
  </w:style>
  <w:style w:type="paragraph" w:customStyle="1" w:styleId="2D2555E5167342558A34A37846EEA2F35">
    <w:name w:val="2D2555E5167342558A34A37846EEA2F35"/>
    <w:rsid w:val="00900A68"/>
  </w:style>
  <w:style w:type="paragraph" w:customStyle="1" w:styleId="2647DBF0873A47D686922BDFB28121BF5">
    <w:name w:val="2647DBF0873A47D686922BDFB28121BF5"/>
    <w:rsid w:val="00900A68"/>
  </w:style>
  <w:style w:type="paragraph" w:customStyle="1" w:styleId="D0A236B92F0347239CE94E02E86491B85">
    <w:name w:val="D0A236B92F0347239CE94E02E86491B85"/>
    <w:rsid w:val="00900A68"/>
  </w:style>
  <w:style w:type="paragraph" w:customStyle="1" w:styleId="99BBA4F8D8A14B1987AFC21458967F065">
    <w:name w:val="99BBA4F8D8A14B1987AFC21458967F065"/>
    <w:rsid w:val="00900A68"/>
  </w:style>
  <w:style w:type="paragraph" w:customStyle="1" w:styleId="A48E6494B6BA4405B938BA7FF892F79E6">
    <w:name w:val="A48E6494B6BA4405B938BA7FF892F79E6"/>
    <w:rsid w:val="00900A68"/>
  </w:style>
  <w:style w:type="paragraph" w:customStyle="1" w:styleId="944A72EE7FB64B4D9DA42D322F0A7AD43">
    <w:name w:val="944A72EE7FB64B4D9DA42D322F0A7AD43"/>
    <w:rsid w:val="00900A6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270A091A09443EAA5B3749FA40C0FC94">
    <w:name w:val="D270A091A09443EAA5B3749FA40C0FC94"/>
    <w:rsid w:val="00900A6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9835C11329EC4FBEAB43401EE1BA0F273">
    <w:name w:val="9835C11329EC4FBEAB43401EE1BA0F273"/>
    <w:rsid w:val="00900A68"/>
    <w:pPr>
      <w:tabs>
        <w:tab w:val="center" w:pos="4680"/>
        <w:tab w:val="right" w:pos="9360"/>
      </w:tabs>
      <w:spacing w:after="0" w:line="240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root>
  <CaseName>{{case_name}}</CaseName>
</root>
</file>

<file path=customXml/itemProps1.xml><?xml version="1.0" encoding="utf-8"?>
<ds:datastoreItem xmlns:ds="http://schemas.openxmlformats.org/officeDocument/2006/customXml" ds:itemID="{3C205B19-CA3E-0146-BE8B-09E636D7F3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5B2524-5F54-46AF-9C4B-2D393B5607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 HealthCare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Schwartz, Aaron K.</dc:creator>
  <cp:keywords/>
  <dc:description/>
  <cp:lastModifiedBy>Robinson, Lenario A.</cp:lastModifiedBy>
  <cp:revision>11</cp:revision>
  <dcterms:created xsi:type="dcterms:W3CDTF">2026-03-22T01:23:00Z</dcterms:created>
  <dcterms:modified xsi:type="dcterms:W3CDTF">2026-03-27T14:58:00Z</dcterms:modified>
</cp:coreProperties>
</file>